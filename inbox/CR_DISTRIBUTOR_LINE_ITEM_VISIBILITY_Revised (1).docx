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496D" w:rsidRDefault="00000000" w14:paraId="20BBA82D" w14:textId="77777777">
      <w:pPr>
        <w:jc w:val="center"/>
      </w:pPr>
      <w:r>
        <w:rPr>
          <w:b/>
          <w:color w:val="1F3A5F"/>
          <w:sz w:val="44"/>
        </w:rPr>
        <w:t>CR: Distributor Line-Item Visibility and Claim Status Sync</w:t>
      </w:r>
    </w:p>
    <w:p w:rsidR="001A496D" w:rsidRDefault="00000000" w14:paraId="6E8335BB" w14:textId="77777777">
      <w:pPr>
        <w:spacing w:before="200" w:after="80"/>
      </w:pPr>
      <w:r>
        <w:rPr>
          <w:b/>
          <w:color w:val="1F3A5F"/>
          <w:sz w:val="28"/>
        </w:rPr>
        <w:t>1. Scope</w:t>
      </w:r>
    </w:p>
    <w:tbl>
      <w:tblPr>
        <w:tblStyle w:val="LightGrid-Accent1"/>
        <w:tblW w:w="5000" w:type="pct"/>
        <w:tblBorders>
          <w:top w:val="single" w:color="7F9DC7" w:sz="6" w:space="0"/>
          <w:left w:val="single" w:color="7F9DC7" w:sz="6" w:space="0"/>
          <w:bottom w:val="single" w:color="7F9DC7" w:sz="6" w:space="0"/>
          <w:right w:val="single" w:color="7F9DC7" w:sz="6" w:space="0"/>
          <w:insideH w:val="single" w:color="B4C6E7" w:sz="6" w:space="0"/>
          <w:insideV w:val="single" w:color="B4C6E7" w:sz="6" w:space="0"/>
        </w:tblBorders>
        <w:tblCellMar>
          <w:top w:w="36" w:type="dxa"/>
          <w:left w:w="72" w:type="dxa"/>
          <w:bottom w:w="36" w:type="dxa"/>
          <w:right w:w="72" w:type="dxa"/>
        </w:tblCellMar>
        <w:tblLook w:val="04A0" w:firstRow="1" w:lastRow="0" w:firstColumn="1" w:lastColumn="0" w:noHBand="0" w:noVBand="1"/>
      </w:tblPr>
      <w:tblGrid>
        <w:gridCol w:w="356"/>
        <w:gridCol w:w="10300"/>
      </w:tblGrid>
      <w:tr w:rsidR="001A496D" w:rsidTr="007F4545" w14:paraId="4E33209F"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6" w:type="dxa"/>
            <w:shd w:val="clear" w:color="auto" w:fill="D9E2F3"/>
            <w:vAlign w:val="center"/>
          </w:tcPr>
          <w:p w:rsidR="001A496D" w:rsidRDefault="00000000" w14:paraId="3AB1324E" w14:textId="77777777">
            <w:pPr>
              <w:spacing w:after="0"/>
            </w:pPr>
            <w:r>
              <w:rPr>
                <w:sz w:val="20"/>
              </w:rPr>
              <w:t>#</w:t>
            </w:r>
          </w:p>
        </w:tc>
        <w:tc>
          <w:tcPr>
            <w:tcW w:w="10300" w:type="dxa"/>
            <w:shd w:val="clear" w:color="auto" w:fill="D9E2F3"/>
            <w:vAlign w:val="center"/>
          </w:tcPr>
          <w:p w:rsidR="001A496D" w:rsidRDefault="00000000" w14:paraId="3AE3BF6A" w14:textId="77777777">
            <w:pPr>
              <w:spacing w:after="0"/>
              <w:cnfStyle w:val="100000000000" w:firstRow="1" w:lastRow="0" w:firstColumn="0" w:lastColumn="0" w:oddVBand="0" w:evenVBand="0" w:oddHBand="0" w:evenHBand="0" w:firstRowFirstColumn="0" w:firstRowLastColumn="0" w:lastRowFirstColumn="0" w:lastRowLastColumn="0"/>
            </w:pPr>
            <w:r>
              <w:rPr>
                <w:sz w:val="20"/>
              </w:rPr>
              <w:t>Change</w:t>
            </w:r>
          </w:p>
        </w:tc>
      </w:tr>
      <w:tr w:rsidR="001A496D" w:rsidTr="007F4545" w14:paraId="0816B3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 w:type="dxa"/>
          </w:tcPr>
          <w:p w:rsidR="001A496D" w:rsidRDefault="00000000" w14:paraId="1A7748CF" w14:textId="77777777">
            <w:pPr>
              <w:spacing w:after="0"/>
            </w:pPr>
            <w:r>
              <w:rPr>
                <w:sz w:val="19"/>
              </w:rPr>
              <w:t>1</w:t>
            </w:r>
          </w:p>
        </w:tc>
        <w:tc>
          <w:tcPr>
            <w:tcW w:w="10300" w:type="dxa"/>
          </w:tcPr>
          <w:p w:rsidR="001A496D" w:rsidRDefault="00000000" w14:paraId="6D30E6E4" w14:textId="77777777">
            <w:pPr>
              <w:spacing w:after="0"/>
              <w:cnfStyle w:val="000000100000" w:firstRow="0" w:lastRow="0" w:firstColumn="0" w:lastColumn="0" w:oddVBand="0" w:evenVBand="0" w:oddHBand="1" w:evenHBand="0" w:firstRowFirstColumn="0" w:firstRowLastColumn="0" w:lastRowFirstColumn="0" w:lastRowLastColumn="0"/>
            </w:pPr>
            <w:r>
              <w:rPr>
                <w:sz w:val="19"/>
              </w:rPr>
              <w:t xml:space="preserve">Send claim </w:t>
            </w:r>
            <w:r>
              <w:rPr>
                <w:b/>
                <w:sz w:val="19"/>
              </w:rPr>
              <w:t>line items</w:t>
            </w:r>
            <w:r>
              <w:rPr>
                <w:sz w:val="19"/>
              </w:rPr>
              <w:t xml:space="preserve"> to the DMS portal alongside the existing chain-wise summary</w:t>
            </w:r>
          </w:p>
        </w:tc>
      </w:tr>
      <w:tr w:rsidR="001A496D" w:rsidTr="007F4545" w14:paraId="282D947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 w:type="dxa"/>
          </w:tcPr>
          <w:p w:rsidR="001A496D" w:rsidRDefault="00000000" w14:paraId="69FC02B4" w14:textId="77777777">
            <w:pPr>
              <w:spacing w:after="0"/>
            </w:pPr>
            <w:r>
              <w:rPr>
                <w:sz w:val="19"/>
              </w:rPr>
              <w:t>2</w:t>
            </w:r>
          </w:p>
        </w:tc>
        <w:tc>
          <w:tcPr>
            <w:tcW w:w="10300" w:type="dxa"/>
          </w:tcPr>
          <w:p w:rsidR="001A496D" w:rsidRDefault="00000000" w14:paraId="0400A7AF" w14:textId="77777777">
            <w:pPr>
              <w:spacing w:after="0"/>
              <w:cnfStyle w:val="000000010000" w:firstRow="0" w:lastRow="0" w:firstColumn="0" w:lastColumn="0" w:oddVBand="0" w:evenVBand="0" w:oddHBand="0" w:evenHBand="1" w:firstRowFirstColumn="0" w:firstRowLastColumn="0" w:lastRowFirstColumn="0" w:lastRowLastColumn="0"/>
            </w:pPr>
            <w:r>
              <w:rPr>
                <w:sz w:val="19"/>
              </w:rPr>
              <w:t xml:space="preserve">Add </w:t>
            </w:r>
            <w:proofErr w:type="spellStart"/>
            <w:r>
              <w:rPr>
                <w:rFonts w:ascii="Consolas" w:hAnsi="Consolas"/>
                <w:sz w:val="19"/>
              </w:rPr>
              <w:t>lsp_fy</w:t>
            </w:r>
            <w:proofErr w:type="spellEnd"/>
            <w:r>
              <w:rPr>
                <w:sz w:val="19"/>
              </w:rPr>
              <w:t xml:space="preserve">, </w:t>
            </w:r>
            <w:proofErr w:type="spellStart"/>
            <w:r>
              <w:rPr>
                <w:rFonts w:ascii="Consolas" w:hAnsi="Consolas"/>
                <w:sz w:val="19"/>
              </w:rPr>
              <w:t>lsp_totalnrclaimwithsr</w:t>
            </w:r>
            <w:proofErr w:type="spellEnd"/>
            <w:r>
              <w:rPr>
                <w:sz w:val="19"/>
              </w:rPr>
              <w:t xml:space="preserve">, </w:t>
            </w:r>
            <w:proofErr w:type="spellStart"/>
            <w:r>
              <w:rPr>
                <w:rFonts w:ascii="Consolas" w:hAnsi="Consolas"/>
                <w:sz w:val="19"/>
              </w:rPr>
              <w:t>lsp_totalpoclaimwithsr</w:t>
            </w:r>
            <w:proofErr w:type="spellEnd"/>
            <w:r>
              <w:rPr>
                <w:sz w:val="19"/>
              </w:rPr>
              <w:t xml:space="preserve"> to the payload header</w:t>
            </w:r>
          </w:p>
        </w:tc>
      </w:tr>
      <w:tr w:rsidR="001A496D" w:rsidTr="007F4545" w14:paraId="0E4352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 w:type="dxa"/>
          </w:tcPr>
          <w:p w:rsidR="001A496D" w:rsidRDefault="00000000" w14:paraId="77A50299" w14:textId="77777777">
            <w:pPr>
              <w:spacing w:after="0"/>
            </w:pPr>
            <w:r>
              <w:rPr>
                <w:sz w:val="19"/>
              </w:rPr>
              <w:t>3</w:t>
            </w:r>
          </w:p>
        </w:tc>
        <w:tc>
          <w:tcPr>
            <w:tcW w:w="10300" w:type="dxa"/>
          </w:tcPr>
          <w:p w:rsidR="001A496D" w:rsidRDefault="00000000" w14:paraId="1061AD55" w14:textId="4C6D2D33">
            <w:pPr>
              <w:spacing w:after="0"/>
              <w:cnfStyle w:val="000000100000" w:firstRow="0" w:lastRow="0" w:firstColumn="0" w:lastColumn="0" w:oddVBand="0" w:evenVBand="0" w:oddHBand="1" w:evenHBand="0" w:firstRowFirstColumn="0" w:firstRowLastColumn="0" w:lastRowFirstColumn="0" w:lastRowLastColumn="0"/>
            </w:pPr>
            <w:r>
              <w:rPr>
                <w:b/>
                <w:sz w:val="19"/>
              </w:rPr>
              <w:t>Status sync API</w:t>
            </w:r>
            <w:r>
              <w:rPr>
                <w:sz w:val="19"/>
              </w:rPr>
              <w:t>: notify the DMS portal when a claim is posted</w:t>
            </w:r>
          </w:p>
        </w:tc>
      </w:tr>
      <w:tr w:rsidR="001A496D" w:rsidTr="007F4545" w14:paraId="6DFABA4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 w:type="dxa"/>
          </w:tcPr>
          <w:p w:rsidR="001A496D" w:rsidRDefault="00000000" w14:paraId="47B52A78" w14:textId="77777777">
            <w:pPr>
              <w:spacing w:after="0"/>
            </w:pPr>
            <w:r>
              <w:rPr>
                <w:sz w:val="19"/>
              </w:rPr>
              <w:t>4</w:t>
            </w:r>
          </w:p>
        </w:tc>
        <w:tc>
          <w:tcPr>
            <w:tcW w:w="10300" w:type="dxa"/>
          </w:tcPr>
          <w:p w:rsidR="001A496D" w:rsidRDefault="00000000" w14:paraId="0C2B236D" w14:textId="2A18ACF1">
            <w:pPr>
              <w:spacing w:after="0"/>
              <w:cnfStyle w:val="000000010000" w:firstRow="0" w:lastRow="0" w:firstColumn="0" w:lastColumn="0" w:oddVBand="0" w:evenVBand="0" w:oddHBand="0" w:evenHBand="1" w:firstRowFirstColumn="0" w:firstRowLastColumn="0" w:lastRowFirstColumn="0" w:lastRowLastColumn="0"/>
            </w:pPr>
            <w:r>
              <w:rPr>
                <w:sz w:val="19"/>
              </w:rPr>
              <w:t>Email notifications when a claim is posted (to the distributor and internal roles)</w:t>
            </w:r>
          </w:p>
        </w:tc>
      </w:tr>
      <w:tr w:rsidR="001A496D" w:rsidTr="007F4545" w14:paraId="17D994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 w:type="dxa"/>
          </w:tcPr>
          <w:p w:rsidR="001A496D" w:rsidRDefault="00000000" w14:paraId="46CA1488" w14:textId="77777777">
            <w:pPr>
              <w:spacing w:after="0"/>
            </w:pPr>
            <w:r>
              <w:rPr>
                <w:sz w:val="19"/>
              </w:rPr>
              <w:t>5</w:t>
            </w:r>
          </w:p>
        </w:tc>
        <w:tc>
          <w:tcPr>
            <w:tcW w:w="10300" w:type="dxa"/>
          </w:tcPr>
          <w:p w:rsidR="001A496D" w:rsidRDefault="00000000" w14:paraId="51828949" w14:textId="77777777">
            <w:pPr>
              <w:spacing w:after="0"/>
              <w:cnfStyle w:val="000000100000" w:firstRow="0" w:lastRow="0" w:firstColumn="0" w:lastColumn="0" w:oddVBand="0" w:evenVBand="0" w:oddHBand="1" w:evenHBand="0" w:firstRowFirstColumn="0" w:firstRowLastColumn="0" w:lastRowFirstColumn="0" w:lastRowLastColumn="0"/>
            </w:pPr>
            <w:r>
              <w:rPr>
                <w:sz w:val="19"/>
              </w:rPr>
              <w:t xml:space="preserve">All claim amounts sent </w:t>
            </w:r>
            <w:r>
              <w:rPr>
                <w:b/>
                <w:sz w:val="19"/>
              </w:rPr>
              <w:t>without GST</w:t>
            </w:r>
          </w:p>
        </w:tc>
      </w:tr>
      <w:tr w:rsidR="001A496D" w:rsidTr="007F4545" w14:paraId="17D9944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6" w:type="dxa"/>
          </w:tcPr>
          <w:p w:rsidR="001A496D" w:rsidRDefault="00000000" w14:paraId="46CA1489" w14:textId="77777777">
            <w:pPr>
              <w:spacing w:after="0"/>
            </w:pPr>
            <w:r>
              <w:rPr>
                <w:sz w:val="19"/>
              </w:rPr>
              <w:t>6</w:t>
            </w:r>
          </w:p>
        </w:tc>
        <w:tc>
          <w:tcPr>
            <w:tcW w:w="10300" w:type="dxa"/>
          </w:tcPr>
          <w:p w:rsidR="001A496D" w:rsidRDefault="00000000" w14:paraId="51828950" w14:textId="77777777">
            <w:pPr>
              <w:spacing w:after="0"/>
              <w:cnfStyle w:val="000000010000" w:firstRow="0" w:lastRow="0" w:firstColumn="0" w:lastColumn="0" w:oddVBand="0" w:evenVBand="0" w:oddHBand="0" w:evenHBand="1" w:firstRowFirstColumn="0" w:firstRowLastColumn="0" w:lastRowFirstColumn="0" w:lastRowLastColumn="0"/>
            </w:pPr>
            <w:r>
              <w:rPr>
                <w:sz w:val="19"/>
              </w:rPr>
              <w:t xml:space="preserve">DMS sets the claim status to </w:t>
            </w:r>
            <w:r>
              <w:rPr>
                <w:b/>
                <w:sz w:val="19"/>
              </w:rPr>
              <w:t>"Under Review"</w:t>
            </w:r>
            <w:r>
              <w:rPr>
                <w:sz w:val="19"/>
              </w:rPr>
              <w:t xml:space="preserve"> locally as soon as the distributor clicks OK on a claim, and holds that status until the POSTED status sync event arrives (section 8.3)</w:t>
            </w:r>
          </w:p>
        </w:tc>
      </w:tr>
    </w:tbl>
    <w:p w:rsidR="001A496D" w:rsidRDefault="00000000" w14:paraId="111865B1" w14:textId="77777777">
      <w:r>
        <w:rPr>
          <w:b/>
        </w:rPr>
        <w:t>No change to the `</w:t>
      </w:r>
      <w:proofErr w:type="spellStart"/>
      <w:r>
        <w:rPr>
          <w:b/>
        </w:rPr>
        <w:t>lsp_chains</w:t>
      </w:r>
      <w:proofErr w:type="spellEnd"/>
      <w:r>
        <w:rPr>
          <w:b/>
        </w:rPr>
        <w:t>` array.</w:t>
      </w:r>
      <w:r>
        <w:t xml:space="preserve"> Its field list stays exactly as it is today; only the values become ex-GST, per the related change.</w:t>
      </w:r>
    </w:p>
    <w:p w:rsidR="001A496D" w:rsidRDefault="00000000" w14:paraId="14A14594" w14:textId="77777777">
      <w:pPr>
        <w:spacing w:before="200" w:after="80"/>
      </w:pPr>
      <w:r>
        <w:rPr>
          <w:b/>
          <w:color w:val="1F3A5F"/>
          <w:sz w:val="28"/>
        </w:rPr>
        <w:t>2. Payload header</w:t>
      </w:r>
    </w:p>
    <w:p w:rsidR="007F4545" w:rsidRDefault="00000000" w14:paraId="79746A04" w14:textId="276E16AA">
      <w:pPr>
        <w:rPr>
          <w:rFonts w:ascii="Consolas" w:hAnsi="Consolas"/>
          <w:sz w:val="18"/>
        </w:rPr>
      </w:pPr>
      <w:r>
        <w:rPr>
          <w:rFonts w:ascii="Consolas" w:hAnsi="Consolas"/>
          <w:sz w:val="18"/>
        </w:rPr>
        <w:t xml:space="preserve">POST </w:t>
      </w:r>
      <w:hyperlink w:history="1" r:id="rId8">
        <w:r w:rsidRPr="0022751E" w:rsidR="007F4545">
          <w:rPr>
            <w:rStyle w:val="Hyperlink"/>
            <w:rFonts w:ascii="Consolas" w:hAnsi="Consolas"/>
            <w:sz w:val="18"/>
          </w:rPr>
          <w:t>https://apps.wcclg.com/dealers/api/v1/insertLspClaims.php</w:t>
        </w:r>
      </w:hyperlink>
    </w:p>
    <w:p w:rsidR="007F4545" w:rsidRDefault="007F4545" w14:paraId="3502C3E8" w14:textId="77777777">
      <w:r>
        <w:t xml:space="preserve">Header: </w:t>
      </w:r>
      <w:r>
        <w:rPr>
          <w:rFonts w:ascii="Consolas" w:hAnsi="Consolas"/>
          <w:sz w:val="18"/>
        </w:rPr>
        <w:t>token</w:t>
      </w:r>
    </w:p>
    <w:p w:rsidR="001A496D" w:rsidRDefault="00000000" w14:paraId="09F70BDF" w14:textId="3130AC3D">
      <w:r>
        <w:rPr>
          <w:rFonts w:ascii="Consolas" w:hAnsi="Consolas"/>
          <w:sz w:val="18"/>
        </w:rPr>
        <w:t>Content-Type: application/</w:t>
      </w:r>
      <w:proofErr w:type="spellStart"/>
      <w:r>
        <w:rPr>
          <w:rFonts w:ascii="Consolas" w:hAnsi="Consolas"/>
          <w:sz w:val="18"/>
        </w:rPr>
        <w:t>json</w:t>
      </w:r>
      <w:proofErr w:type="spellEnd"/>
    </w:p>
    <w:tbl>
      <w:tblPr>
        <w:tblStyle w:val="LightGrid-Accent1"/>
        <w:tblW w:w="5000" w:type="pct"/>
        <w:tblBorders>
          <w:top w:val="single" w:color="7F9DC7" w:sz="6" w:space="0"/>
          <w:left w:val="single" w:color="7F9DC7" w:sz="6" w:space="0"/>
          <w:bottom w:val="single" w:color="7F9DC7" w:sz="6" w:space="0"/>
          <w:right w:val="single" w:color="7F9DC7" w:sz="6" w:space="0"/>
          <w:insideH w:val="single" w:color="B4C6E7" w:sz="6" w:space="0"/>
          <w:insideV w:val="single" w:color="B4C6E7" w:sz="6" w:space="0"/>
        </w:tblBorders>
        <w:tblCellMar>
          <w:top w:w="36" w:type="dxa"/>
          <w:left w:w="72" w:type="dxa"/>
          <w:bottom w:w="36" w:type="dxa"/>
          <w:right w:w="72" w:type="dxa"/>
        </w:tblCellMar>
        <w:tblLook w:val="04A0" w:firstRow="1" w:lastRow="0" w:firstColumn="1" w:lastColumn="0" w:noHBand="0" w:noVBand="1"/>
      </w:tblPr>
      <w:tblGrid>
        <w:gridCol w:w="2730"/>
        <w:gridCol w:w="857"/>
        <w:gridCol w:w="1489"/>
        <w:gridCol w:w="4590"/>
        <w:gridCol w:w="990"/>
      </w:tblGrid>
      <w:tr w:rsidR="001A496D" w:rsidTr="007F4545" w14:paraId="79B4A4FE"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30" w:type="dxa"/>
            <w:shd w:val="clear" w:color="auto" w:fill="D9E2F3"/>
            <w:vAlign w:val="center"/>
          </w:tcPr>
          <w:p w:rsidR="001A496D" w:rsidRDefault="00000000" w14:paraId="658F19F7" w14:textId="77777777">
            <w:pPr>
              <w:spacing w:after="0"/>
            </w:pPr>
            <w:r>
              <w:rPr>
                <w:sz w:val="20"/>
              </w:rPr>
              <w:t>Key</w:t>
            </w:r>
          </w:p>
        </w:tc>
        <w:tc>
          <w:tcPr>
            <w:tcW w:w="1311" w:type="dxa"/>
            <w:shd w:val="clear" w:color="auto" w:fill="D9E2F3"/>
            <w:vAlign w:val="center"/>
          </w:tcPr>
          <w:p w:rsidR="001A496D" w:rsidRDefault="00000000" w14:paraId="3DE3FC29" w14:textId="77777777">
            <w:pPr>
              <w:spacing w:after="0"/>
              <w:cnfStyle w:val="100000000000" w:firstRow="1" w:lastRow="0" w:firstColumn="0" w:lastColumn="0" w:oddVBand="0" w:evenVBand="0" w:oddHBand="0" w:evenHBand="0" w:firstRowFirstColumn="0" w:firstRowLastColumn="0" w:lastRowFirstColumn="0" w:lastRowLastColumn="0"/>
            </w:pPr>
            <w:r>
              <w:rPr>
                <w:sz w:val="20"/>
              </w:rPr>
              <w:t>JSON type</w:t>
            </w:r>
          </w:p>
        </w:tc>
        <w:tc>
          <w:tcPr>
            <w:tcW w:w="1035" w:type="dxa"/>
            <w:shd w:val="clear" w:color="auto" w:fill="D9E2F3"/>
            <w:vAlign w:val="center"/>
          </w:tcPr>
          <w:p w:rsidR="001A496D" w:rsidRDefault="00000000" w14:paraId="6E4D8C28" w14:textId="77777777">
            <w:pPr>
              <w:spacing w:after="0"/>
              <w:cnfStyle w:val="100000000000" w:firstRow="1" w:lastRow="0" w:firstColumn="0" w:lastColumn="0" w:oddVBand="0" w:evenVBand="0" w:oddHBand="0" w:evenHBand="0" w:firstRowFirstColumn="0" w:firstRowLastColumn="0" w:lastRowFirstColumn="0" w:lastRowLastColumn="0"/>
            </w:pPr>
            <w:r>
              <w:rPr>
                <w:sz w:val="20"/>
              </w:rPr>
              <w:t>Suggested SQL type</w:t>
            </w:r>
          </w:p>
        </w:tc>
        <w:tc>
          <w:tcPr>
            <w:tcW w:w="4590" w:type="dxa"/>
            <w:shd w:val="clear" w:color="auto" w:fill="D9E2F3"/>
            <w:vAlign w:val="center"/>
          </w:tcPr>
          <w:p w:rsidR="001A496D" w:rsidRDefault="00000000" w14:paraId="3006BD83" w14:textId="77777777">
            <w:pPr>
              <w:spacing w:after="0"/>
              <w:cnfStyle w:val="100000000000" w:firstRow="1" w:lastRow="0" w:firstColumn="0" w:lastColumn="0" w:oddVBand="0" w:evenVBand="0" w:oddHBand="0" w:evenHBand="0" w:firstRowFirstColumn="0" w:firstRowLastColumn="0" w:lastRowFirstColumn="0" w:lastRowLastColumn="0"/>
            </w:pPr>
            <w:r>
              <w:rPr>
                <w:sz w:val="20"/>
              </w:rPr>
              <w:t>Source</w:t>
            </w:r>
          </w:p>
        </w:tc>
        <w:tc>
          <w:tcPr>
            <w:tcW w:w="990" w:type="dxa"/>
            <w:shd w:val="clear" w:color="auto" w:fill="D9E2F3"/>
            <w:vAlign w:val="center"/>
          </w:tcPr>
          <w:p w:rsidR="001A496D" w:rsidRDefault="00000000" w14:paraId="0DA1227C" w14:textId="77777777">
            <w:pPr>
              <w:spacing w:after="0"/>
              <w:cnfStyle w:val="100000000000" w:firstRow="1" w:lastRow="0" w:firstColumn="0" w:lastColumn="0" w:oddVBand="0" w:evenVBand="0" w:oddHBand="0" w:evenHBand="0" w:firstRowFirstColumn="0" w:firstRowLastColumn="0" w:lastRowFirstColumn="0" w:lastRowLastColumn="0"/>
            </w:pPr>
            <w:r>
              <w:rPr>
                <w:sz w:val="20"/>
              </w:rPr>
              <w:t>Status</w:t>
            </w:r>
          </w:p>
        </w:tc>
      </w:tr>
      <w:tr w:rsidR="001A496D" w:rsidTr="007F4545" w14:paraId="6E7243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222A9C16" w14:textId="77777777">
            <w:pPr>
              <w:spacing w:after="0"/>
            </w:pPr>
            <w:proofErr w:type="spellStart"/>
            <w:r>
              <w:rPr>
                <w:rFonts w:ascii="Consolas" w:hAnsi="Consolas"/>
                <w:sz w:val="19"/>
              </w:rPr>
              <w:t>lsp_claimid</w:t>
            </w:r>
            <w:proofErr w:type="spellEnd"/>
          </w:p>
        </w:tc>
        <w:tc>
          <w:tcPr>
            <w:tcW w:w="1311" w:type="dxa"/>
          </w:tcPr>
          <w:p w:rsidR="001A496D" w:rsidRDefault="00000000" w14:paraId="57B2BC8D"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 (GUID)</w:t>
            </w:r>
          </w:p>
        </w:tc>
        <w:tc>
          <w:tcPr>
            <w:tcW w:w="1035" w:type="dxa"/>
          </w:tcPr>
          <w:p w:rsidR="001A496D" w:rsidRDefault="00000000" w14:paraId="7EF84EC7"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CHAR(</w:t>
            </w:r>
            <w:proofErr w:type="gramEnd"/>
            <w:r>
              <w:rPr>
                <w:rFonts w:ascii="Consolas" w:hAnsi="Consolas"/>
                <w:sz w:val="19"/>
              </w:rPr>
              <w:t>36)</w:t>
            </w:r>
          </w:p>
        </w:tc>
        <w:tc>
          <w:tcPr>
            <w:tcW w:w="4590" w:type="dxa"/>
          </w:tcPr>
          <w:p w:rsidR="001A496D" w:rsidRDefault="00000000" w14:paraId="16F3152B"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lsp_claim.lsp_claimid</w:t>
            </w:r>
            <w:proofErr w:type="spellEnd"/>
          </w:p>
        </w:tc>
        <w:tc>
          <w:tcPr>
            <w:tcW w:w="990" w:type="dxa"/>
          </w:tcPr>
          <w:p w:rsidR="001A496D" w:rsidRDefault="00000000" w14:paraId="067FC341"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existing</w:t>
            </w:r>
          </w:p>
        </w:tc>
      </w:tr>
      <w:tr w:rsidR="001A496D" w:rsidTr="007F4545" w14:paraId="405A67C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309AD3A9" w14:textId="77777777">
            <w:pPr>
              <w:spacing w:after="0"/>
            </w:pPr>
            <w:proofErr w:type="spellStart"/>
            <w:r>
              <w:rPr>
                <w:rFonts w:ascii="Consolas" w:hAnsi="Consolas"/>
                <w:sz w:val="19"/>
              </w:rPr>
              <w:t>lsp_claim</w:t>
            </w:r>
            <w:proofErr w:type="spellEnd"/>
          </w:p>
        </w:tc>
        <w:tc>
          <w:tcPr>
            <w:tcW w:w="1311" w:type="dxa"/>
          </w:tcPr>
          <w:p w:rsidR="001A496D" w:rsidRDefault="00000000" w14:paraId="3EB6BA75"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w:t>
            </w:r>
          </w:p>
        </w:tc>
        <w:tc>
          <w:tcPr>
            <w:tcW w:w="1035" w:type="dxa"/>
          </w:tcPr>
          <w:p w:rsidR="001A496D" w:rsidRDefault="00000000" w14:paraId="031BFFF6"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VARCHAR(</w:t>
            </w:r>
            <w:proofErr w:type="gramEnd"/>
            <w:r>
              <w:rPr>
                <w:rFonts w:ascii="Consolas" w:hAnsi="Consolas"/>
                <w:sz w:val="19"/>
              </w:rPr>
              <w:t>50)</w:t>
            </w:r>
          </w:p>
        </w:tc>
        <w:tc>
          <w:tcPr>
            <w:tcW w:w="4590" w:type="dxa"/>
          </w:tcPr>
          <w:p w:rsidR="001A496D" w:rsidRDefault="00000000" w14:paraId="64373198"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lsp_claim.lsp_claim</w:t>
            </w:r>
            <w:proofErr w:type="spellEnd"/>
          </w:p>
        </w:tc>
        <w:tc>
          <w:tcPr>
            <w:tcW w:w="990" w:type="dxa"/>
          </w:tcPr>
          <w:p w:rsidR="001A496D" w:rsidRDefault="00000000" w14:paraId="34767B06"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existing</w:t>
            </w:r>
          </w:p>
        </w:tc>
      </w:tr>
      <w:tr w:rsidR="001A496D" w:rsidTr="007F4545" w14:paraId="759820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674B1108" w14:textId="77777777">
            <w:pPr>
              <w:spacing w:after="0"/>
            </w:pPr>
            <w:proofErr w:type="spellStart"/>
            <w:r>
              <w:rPr>
                <w:rFonts w:ascii="Consolas" w:hAnsi="Consolas"/>
                <w:sz w:val="19"/>
              </w:rPr>
              <w:t>lsp_distcode</w:t>
            </w:r>
            <w:proofErr w:type="spellEnd"/>
          </w:p>
        </w:tc>
        <w:tc>
          <w:tcPr>
            <w:tcW w:w="1311" w:type="dxa"/>
          </w:tcPr>
          <w:p w:rsidR="001A496D" w:rsidRDefault="00000000" w14:paraId="45D94968"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w:t>
            </w:r>
          </w:p>
        </w:tc>
        <w:tc>
          <w:tcPr>
            <w:tcW w:w="1035" w:type="dxa"/>
          </w:tcPr>
          <w:p w:rsidR="001A496D" w:rsidRDefault="00000000" w14:paraId="3BE1EB08"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VARCHAR(</w:t>
            </w:r>
            <w:proofErr w:type="gramEnd"/>
            <w:r>
              <w:rPr>
                <w:rFonts w:ascii="Consolas" w:hAnsi="Consolas"/>
                <w:sz w:val="19"/>
              </w:rPr>
              <w:t>20)</w:t>
            </w:r>
          </w:p>
        </w:tc>
        <w:tc>
          <w:tcPr>
            <w:tcW w:w="4590" w:type="dxa"/>
          </w:tcPr>
          <w:p w:rsidR="001A496D" w:rsidRDefault="00000000" w14:paraId="650259FC"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lsp_claim.lsp_distcode</w:t>
            </w:r>
            <w:proofErr w:type="spellEnd"/>
          </w:p>
        </w:tc>
        <w:tc>
          <w:tcPr>
            <w:tcW w:w="990" w:type="dxa"/>
          </w:tcPr>
          <w:p w:rsidR="001A496D" w:rsidRDefault="00000000" w14:paraId="26430EB6"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existing</w:t>
            </w:r>
          </w:p>
        </w:tc>
      </w:tr>
      <w:tr w:rsidR="001A496D" w:rsidTr="007F4545" w14:paraId="0E80C8D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682D4E46" w14:textId="77777777">
            <w:pPr>
              <w:spacing w:after="0"/>
            </w:pPr>
            <w:proofErr w:type="spellStart"/>
            <w:r>
              <w:rPr>
                <w:rFonts w:ascii="Consolas" w:hAnsi="Consolas"/>
                <w:sz w:val="19"/>
              </w:rPr>
              <w:t>lsp_distributor</w:t>
            </w:r>
            <w:proofErr w:type="spellEnd"/>
          </w:p>
        </w:tc>
        <w:tc>
          <w:tcPr>
            <w:tcW w:w="1311" w:type="dxa"/>
          </w:tcPr>
          <w:p w:rsidR="001A496D" w:rsidRDefault="00000000" w14:paraId="2D20BC41"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 (GUID)</w:t>
            </w:r>
          </w:p>
        </w:tc>
        <w:tc>
          <w:tcPr>
            <w:tcW w:w="1035" w:type="dxa"/>
          </w:tcPr>
          <w:p w:rsidR="001A496D" w:rsidRDefault="00000000" w14:paraId="5BE2E7DF"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CHAR(</w:t>
            </w:r>
            <w:proofErr w:type="gramEnd"/>
            <w:r>
              <w:rPr>
                <w:rFonts w:ascii="Consolas" w:hAnsi="Consolas"/>
                <w:sz w:val="19"/>
              </w:rPr>
              <w:t>36)</w:t>
            </w:r>
          </w:p>
        </w:tc>
        <w:tc>
          <w:tcPr>
            <w:tcW w:w="4590" w:type="dxa"/>
          </w:tcPr>
          <w:p w:rsidR="001A496D" w:rsidRDefault="00000000" w14:paraId="2AE6432F"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lsp_distributor.lsp_distributorid</w:t>
            </w:r>
            <w:proofErr w:type="spellEnd"/>
          </w:p>
        </w:tc>
        <w:tc>
          <w:tcPr>
            <w:tcW w:w="990" w:type="dxa"/>
          </w:tcPr>
          <w:p w:rsidR="001A496D" w:rsidRDefault="00000000" w14:paraId="5EAC2E80"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existing</w:t>
            </w:r>
          </w:p>
        </w:tc>
      </w:tr>
      <w:tr w:rsidR="001A496D" w:rsidTr="007F4545" w14:paraId="3AE4B4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7DA54F2B" w14:textId="77777777">
            <w:pPr>
              <w:spacing w:after="0"/>
            </w:pPr>
            <w:proofErr w:type="spellStart"/>
            <w:r>
              <w:rPr>
                <w:rFonts w:ascii="Consolas" w:hAnsi="Consolas"/>
                <w:sz w:val="19"/>
              </w:rPr>
              <w:t>lsp_distributor_formatted</w:t>
            </w:r>
            <w:proofErr w:type="spellEnd"/>
          </w:p>
        </w:tc>
        <w:tc>
          <w:tcPr>
            <w:tcW w:w="1311" w:type="dxa"/>
          </w:tcPr>
          <w:p w:rsidR="001A496D" w:rsidRDefault="00000000" w14:paraId="49DB22E0"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w:t>
            </w:r>
          </w:p>
        </w:tc>
        <w:tc>
          <w:tcPr>
            <w:tcW w:w="1035" w:type="dxa"/>
          </w:tcPr>
          <w:p w:rsidR="001A496D" w:rsidRDefault="00000000" w14:paraId="76D5C7C2"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VARCHAR(</w:t>
            </w:r>
            <w:proofErr w:type="gramEnd"/>
            <w:r>
              <w:rPr>
                <w:rFonts w:ascii="Consolas" w:hAnsi="Consolas"/>
                <w:sz w:val="19"/>
              </w:rPr>
              <w:t>200)</w:t>
            </w:r>
          </w:p>
        </w:tc>
        <w:tc>
          <w:tcPr>
            <w:tcW w:w="4590" w:type="dxa"/>
          </w:tcPr>
          <w:p w:rsidR="001A496D" w:rsidRDefault="00000000" w14:paraId="025D5C42"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lsp_distributor.lsp_distributorname</w:t>
            </w:r>
            <w:proofErr w:type="spellEnd"/>
          </w:p>
        </w:tc>
        <w:tc>
          <w:tcPr>
            <w:tcW w:w="990" w:type="dxa"/>
          </w:tcPr>
          <w:p w:rsidR="001A496D" w:rsidRDefault="00000000" w14:paraId="52A91057"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existing</w:t>
            </w:r>
          </w:p>
        </w:tc>
      </w:tr>
      <w:tr w:rsidR="001A496D" w:rsidTr="007F4545" w14:paraId="5E0CC96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72F02325" w14:textId="77777777">
            <w:pPr>
              <w:spacing w:after="0"/>
            </w:pPr>
            <w:proofErr w:type="spellStart"/>
            <w:r>
              <w:rPr>
                <w:rFonts w:ascii="Consolas" w:hAnsi="Consolas"/>
                <w:sz w:val="19"/>
              </w:rPr>
              <w:t>lsp_periodicclosure</w:t>
            </w:r>
            <w:proofErr w:type="spellEnd"/>
          </w:p>
        </w:tc>
        <w:tc>
          <w:tcPr>
            <w:tcW w:w="1311" w:type="dxa"/>
          </w:tcPr>
          <w:p w:rsidR="001A496D" w:rsidRDefault="00000000" w14:paraId="0181480B"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w:t>
            </w:r>
          </w:p>
        </w:tc>
        <w:tc>
          <w:tcPr>
            <w:tcW w:w="1035" w:type="dxa"/>
          </w:tcPr>
          <w:p w:rsidR="001A496D" w:rsidRDefault="00000000" w14:paraId="57B57C60"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VARCHAR(</w:t>
            </w:r>
            <w:proofErr w:type="gramEnd"/>
            <w:r>
              <w:rPr>
                <w:rFonts w:ascii="Consolas" w:hAnsi="Consolas"/>
                <w:sz w:val="19"/>
              </w:rPr>
              <w:t>20)</w:t>
            </w:r>
          </w:p>
        </w:tc>
        <w:tc>
          <w:tcPr>
            <w:tcW w:w="4590" w:type="dxa"/>
          </w:tcPr>
          <w:p w:rsidR="001A496D" w:rsidRDefault="00000000" w14:paraId="6871596C"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lsp_periodicclosure.lsp_periodicclosurename</w:t>
            </w:r>
            <w:proofErr w:type="spellEnd"/>
          </w:p>
        </w:tc>
        <w:tc>
          <w:tcPr>
            <w:tcW w:w="990" w:type="dxa"/>
          </w:tcPr>
          <w:p w:rsidR="001A496D" w:rsidRDefault="00000000" w14:paraId="5F8074C6"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existing</w:t>
            </w:r>
          </w:p>
        </w:tc>
      </w:tr>
      <w:tr w:rsidR="001A496D" w:rsidTr="007F4545" w14:paraId="388D6D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2B96C5AA" w14:textId="77777777">
            <w:pPr>
              <w:spacing w:after="0"/>
            </w:pPr>
            <w:proofErr w:type="spellStart"/>
            <w:r>
              <w:rPr>
                <w:rFonts w:ascii="Consolas" w:hAnsi="Consolas"/>
                <w:sz w:val="19"/>
              </w:rPr>
              <w:t>lsp_fy</w:t>
            </w:r>
            <w:proofErr w:type="spellEnd"/>
          </w:p>
        </w:tc>
        <w:tc>
          <w:tcPr>
            <w:tcW w:w="1311" w:type="dxa"/>
          </w:tcPr>
          <w:p w:rsidR="001A496D" w:rsidRDefault="00000000" w14:paraId="5229D769"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w:t>
            </w:r>
          </w:p>
        </w:tc>
        <w:tc>
          <w:tcPr>
            <w:tcW w:w="1035" w:type="dxa"/>
          </w:tcPr>
          <w:p w:rsidR="001A496D" w:rsidRDefault="00000000" w14:paraId="2A39AA04"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VARCHAR(</w:t>
            </w:r>
            <w:proofErr w:type="gramEnd"/>
            <w:r>
              <w:rPr>
                <w:rFonts w:ascii="Consolas" w:hAnsi="Consolas"/>
                <w:sz w:val="19"/>
              </w:rPr>
              <w:t>10)</w:t>
            </w:r>
          </w:p>
        </w:tc>
        <w:tc>
          <w:tcPr>
            <w:tcW w:w="4590" w:type="dxa"/>
          </w:tcPr>
          <w:p w:rsidR="001A496D" w:rsidRDefault="00000000" w14:paraId="013C3140"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lsp_fy.lsp_financialyear</w:t>
            </w:r>
            <w:proofErr w:type="spellEnd"/>
            <w:r>
              <w:rPr>
                <w:sz w:val="19"/>
              </w:rPr>
              <w:t xml:space="preserve"> via PC lookup</w:t>
            </w:r>
          </w:p>
        </w:tc>
        <w:tc>
          <w:tcPr>
            <w:tcW w:w="990" w:type="dxa"/>
          </w:tcPr>
          <w:p w:rsidR="001A496D" w:rsidRDefault="00000000" w14:paraId="7D3A16E6" w14:textId="77777777">
            <w:pPr>
              <w:spacing w:after="0"/>
              <w:cnfStyle w:val="000000100000" w:firstRow="0" w:lastRow="0" w:firstColumn="0" w:lastColumn="0" w:oddVBand="0" w:evenVBand="0" w:oddHBand="1" w:evenHBand="0" w:firstRowFirstColumn="0" w:firstRowLastColumn="0" w:lastRowFirstColumn="0" w:lastRowLastColumn="0"/>
            </w:pPr>
            <w:r>
              <w:rPr>
                <w:b/>
                <w:sz w:val="19"/>
              </w:rPr>
              <w:t>NEW</w:t>
            </w:r>
          </w:p>
        </w:tc>
      </w:tr>
      <w:tr w:rsidR="001A496D" w:rsidTr="007F4545" w14:paraId="504A59C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24B4FEBB" w14:textId="77777777">
            <w:pPr>
              <w:spacing w:after="0"/>
            </w:pPr>
            <w:proofErr w:type="spellStart"/>
            <w:r>
              <w:rPr>
                <w:rFonts w:ascii="Consolas" w:hAnsi="Consolas"/>
                <w:sz w:val="19"/>
              </w:rPr>
              <w:t>lsp_scheme</w:t>
            </w:r>
            <w:proofErr w:type="spellEnd"/>
          </w:p>
        </w:tc>
        <w:tc>
          <w:tcPr>
            <w:tcW w:w="1311" w:type="dxa"/>
          </w:tcPr>
          <w:p w:rsidR="001A496D" w:rsidRDefault="00000000" w14:paraId="4E9D1BF5"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w:t>
            </w:r>
          </w:p>
        </w:tc>
        <w:tc>
          <w:tcPr>
            <w:tcW w:w="1035" w:type="dxa"/>
          </w:tcPr>
          <w:p w:rsidR="001A496D" w:rsidRDefault="00000000" w14:paraId="7C465F8A"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VARCHAR(</w:t>
            </w:r>
            <w:proofErr w:type="gramEnd"/>
            <w:r>
              <w:rPr>
                <w:rFonts w:ascii="Consolas" w:hAnsi="Consolas"/>
                <w:sz w:val="19"/>
              </w:rPr>
              <w:t>100)</w:t>
            </w:r>
          </w:p>
        </w:tc>
        <w:tc>
          <w:tcPr>
            <w:tcW w:w="4590" w:type="dxa"/>
          </w:tcPr>
          <w:p w:rsidR="001A496D" w:rsidRDefault="00000000" w14:paraId="32CC33A9"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lsp_schememaster.lsp_schememastername</w:t>
            </w:r>
            <w:proofErr w:type="spellEnd"/>
          </w:p>
        </w:tc>
        <w:tc>
          <w:tcPr>
            <w:tcW w:w="990" w:type="dxa"/>
          </w:tcPr>
          <w:p w:rsidR="001A496D" w:rsidRDefault="00000000" w14:paraId="5EE69E0E"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existing</w:t>
            </w:r>
          </w:p>
        </w:tc>
      </w:tr>
      <w:tr w:rsidR="001A496D" w:rsidTr="007F4545" w14:paraId="32A1F2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4F61EC59" w14:textId="77777777">
            <w:pPr>
              <w:spacing w:after="0"/>
            </w:pPr>
            <w:proofErr w:type="spellStart"/>
            <w:r>
              <w:rPr>
                <w:rFonts w:ascii="Consolas" w:hAnsi="Consolas"/>
                <w:sz w:val="19"/>
              </w:rPr>
              <w:t>lsp_fromdate</w:t>
            </w:r>
            <w:proofErr w:type="spellEnd"/>
          </w:p>
        </w:tc>
        <w:tc>
          <w:tcPr>
            <w:tcW w:w="1311" w:type="dxa"/>
          </w:tcPr>
          <w:p w:rsidR="001A496D" w:rsidRDefault="00000000" w14:paraId="7AB4E4C0"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 (ISO 8601)</w:t>
            </w:r>
          </w:p>
        </w:tc>
        <w:tc>
          <w:tcPr>
            <w:tcW w:w="1035" w:type="dxa"/>
          </w:tcPr>
          <w:p w:rsidR="001A496D" w:rsidRDefault="00000000" w14:paraId="08B89277" w14:textId="77777777">
            <w:pPr>
              <w:spacing w:after="0"/>
              <w:cnfStyle w:val="000000100000" w:firstRow="0" w:lastRow="0" w:firstColumn="0" w:lastColumn="0" w:oddVBand="0" w:evenVBand="0" w:oddHBand="1" w:evenHBand="0" w:firstRowFirstColumn="0" w:firstRowLastColumn="0" w:lastRowFirstColumn="0" w:lastRowLastColumn="0"/>
            </w:pPr>
            <w:r>
              <w:rPr>
                <w:rFonts w:ascii="Consolas" w:hAnsi="Consolas"/>
                <w:sz w:val="19"/>
              </w:rPr>
              <w:t>DATE</w:t>
            </w:r>
          </w:p>
        </w:tc>
        <w:tc>
          <w:tcPr>
            <w:tcW w:w="4590" w:type="dxa"/>
          </w:tcPr>
          <w:p w:rsidR="001A496D" w:rsidRDefault="00000000" w14:paraId="2BD78452"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lsp_claim.lsp_fromdate</w:t>
            </w:r>
            <w:proofErr w:type="spellEnd"/>
          </w:p>
        </w:tc>
        <w:tc>
          <w:tcPr>
            <w:tcW w:w="990" w:type="dxa"/>
          </w:tcPr>
          <w:p w:rsidR="001A496D" w:rsidRDefault="00000000" w14:paraId="05FC1443"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existing</w:t>
            </w:r>
          </w:p>
        </w:tc>
      </w:tr>
      <w:tr w:rsidR="001A496D" w:rsidTr="007F4545" w14:paraId="0AA7671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09F35A35" w14:textId="77777777">
            <w:pPr>
              <w:spacing w:after="0"/>
            </w:pPr>
            <w:proofErr w:type="spellStart"/>
            <w:r>
              <w:rPr>
                <w:rFonts w:ascii="Consolas" w:hAnsi="Consolas"/>
                <w:sz w:val="19"/>
              </w:rPr>
              <w:t>lsp_todate</w:t>
            </w:r>
            <w:proofErr w:type="spellEnd"/>
          </w:p>
        </w:tc>
        <w:tc>
          <w:tcPr>
            <w:tcW w:w="1311" w:type="dxa"/>
          </w:tcPr>
          <w:p w:rsidR="001A496D" w:rsidRDefault="00000000" w14:paraId="57D8609E"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 (ISO 8601)</w:t>
            </w:r>
          </w:p>
        </w:tc>
        <w:tc>
          <w:tcPr>
            <w:tcW w:w="1035" w:type="dxa"/>
          </w:tcPr>
          <w:p w:rsidR="001A496D" w:rsidRDefault="00000000" w14:paraId="22FF8489" w14:textId="77777777">
            <w:pPr>
              <w:spacing w:after="0"/>
              <w:cnfStyle w:val="000000010000" w:firstRow="0" w:lastRow="0" w:firstColumn="0" w:lastColumn="0" w:oddVBand="0" w:evenVBand="0" w:oddHBand="0" w:evenHBand="1" w:firstRowFirstColumn="0" w:firstRowLastColumn="0" w:lastRowFirstColumn="0" w:lastRowLastColumn="0"/>
            </w:pPr>
            <w:r>
              <w:rPr>
                <w:rFonts w:ascii="Consolas" w:hAnsi="Consolas"/>
                <w:sz w:val="19"/>
              </w:rPr>
              <w:t>DATE</w:t>
            </w:r>
          </w:p>
        </w:tc>
        <w:tc>
          <w:tcPr>
            <w:tcW w:w="4590" w:type="dxa"/>
          </w:tcPr>
          <w:p w:rsidR="001A496D" w:rsidRDefault="00000000" w14:paraId="3F8C4E44"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lsp_claim.lsp_todate</w:t>
            </w:r>
            <w:proofErr w:type="spellEnd"/>
          </w:p>
        </w:tc>
        <w:tc>
          <w:tcPr>
            <w:tcW w:w="990" w:type="dxa"/>
          </w:tcPr>
          <w:p w:rsidR="001A496D" w:rsidRDefault="00000000" w14:paraId="04A36006"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existing</w:t>
            </w:r>
          </w:p>
        </w:tc>
      </w:tr>
      <w:tr w:rsidR="001A496D" w:rsidTr="007F4545" w14:paraId="213443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532A13C6" w14:textId="77777777">
            <w:pPr>
              <w:spacing w:after="0"/>
            </w:pPr>
            <w:proofErr w:type="spellStart"/>
            <w:r>
              <w:rPr>
                <w:rFonts w:ascii="Consolas" w:hAnsi="Consolas"/>
                <w:sz w:val="19"/>
              </w:rPr>
              <w:t>lsp_totalbillamount</w:t>
            </w:r>
            <w:proofErr w:type="spellEnd"/>
          </w:p>
        </w:tc>
        <w:tc>
          <w:tcPr>
            <w:tcW w:w="1311" w:type="dxa"/>
          </w:tcPr>
          <w:p w:rsidR="001A496D" w:rsidRDefault="00000000" w14:paraId="104584E6"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 (decimal)</w:t>
            </w:r>
          </w:p>
        </w:tc>
        <w:tc>
          <w:tcPr>
            <w:tcW w:w="1035" w:type="dxa"/>
          </w:tcPr>
          <w:p w:rsidR="001A496D" w:rsidRDefault="00000000" w14:paraId="56082998"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4590" w:type="dxa"/>
          </w:tcPr>
          <w:p w:rsidR="001A496D" w:rsidRDefault="00000000" w14:paraId="12309559"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lsp_claim.lsp_totalbillamount</w:t>
            </w:r>
            <w:proofErr w:type="spellEnd"/>
          </w:p>
        </w:tc>
        <w:tc>
          <w:tcPr>
            <w:tcW w:w="990" w:type="dxa"/>
          </w:tcPr>
          <w:p w:rsidR="001A496D" w:rsidRDefault="00000000" w14:paraId="6CDE24BC"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existing, stays with GST</w:t>
            </w:r>
          </w:p>
        </w:tc>
      </w:tr>
      <w:tr w:rsidR="001A496D" w:rsidTr="007F4545" w14:paraId="5C96876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6D087B54" w14:textId="77777777">
            <w:pPr>
              <w:spacing w:after="0"/>
            </w:pPr>
            <w:proofErr w:type="spellStart"/>
            <w:r>
              <w:rPr>
                <w:rFonts w:ascii="Consolas" w:hAnsi="Consolas"/>
                <w:sz w:val="19"/>
              </w:rPr>
              <w:t>lsp_totalbilledqty</w:t>
            </w:r>
            <w:proofErr w:type="spellEnd"/>
          </w:p>
        </w:tc>
        <w:tc>
          <w:tcPr>
            <w:tcW w:w="1311" w:type="dxa"/>
          </w:tcPr>
          <w:p w:rsidR="001A496D" w:rsidRDefault="00000000" w14:paraId="79704916"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 (integer)</w:t>
            </w:r>
          </w:p>
        </w:tc>
        <w:tc>
          <w:tcPr>
            <w:tcW w:w="1035" w:type="dxa"/>
          </w:tcPr>
          <w:p w:rsidR="001A496D" w:rsidRDefault="00000000" w14:paraId="63B0CFB2" w14:textId="77777777">
            <w:pPr>
              <w:spacing w:after="0"/>
              <w:cnfStyle w:val="000000010000" w:firstRow="0" w:lastRow="0" w:firstColumn="0" w:lastColumn="0" w:oddVBand="0" w:evenVBand="0" w:oddHBand="0" w:evenHBand="1" w:firstRowFirstColumn="0" w:firstRowLastColumn="0" w:lastRowFirstColumn="0" w:lastRowLastColumn="0"/>
            </w:pPr>
            <w:r>
              <w:rPr>
                <w:rFonts w:ascii="Consolas" w:hAnsi="Consolas"/>
                <w:sz w:val="19"/>
              </w:rPr>
              <w:t>INT</w:t>
            </w:r>
          </w:p>
        </w:tc>
        <w:tc>
          <w:tcPr>
            <w:tcW w:w="4590" w:type="dxa"/>
          </w:tcPr>
          <w:p w:rsidR="001A496D" w:rsidRDefault="00000000" w14:paraId="111CBF80"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lsp_claim.lsp_totalbilledqty</w:t>
            </w:r>
            <w:proofErr w:type="spellEnd"/>
          </w:p>
        </w:tc>
        <w:tc>
          <w:tcPr>
            <w:tcW w:w="990" w:type="dxa"/>
          </w:tcPr>
          <w:p w:rsidR="001A496D" w:rsidRDefault="00000000" w14:paraId="16EB5131"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existing</w:t>
            </w:r>
          </w:p>
        </w:tc>
      </w:tr>
      <w:tr w:rsidR="001A496D" w:rsidTr="007F4545" w14:paraId="278116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15D5B358" w14:textId="77777777">
            <w:pPr>
              <w:spacing w:after="0"/>
            </w:pPr>
            <w:proofErr w:type="spellStart"/>
            <w:r>
              <w:rPr>
                <w:rFonts w:ascii="Consolas" w:hAnsi="Consolas"/>
                <w:sz w:val="19"/>
              </w:rPr>
              <w:t>lsp_totalclaim</w:t>
            </w:r>
            <w:proofErr w:type="spellEnd"/>
          </w:p>
        </w:tc>
        <w:tc>
          <w:tcPr>
            <w:tcW w:w="1311" w:type="dxa"/>
          </w:tcPr>
          <w:p w:rsidR="001A496D" w:rsidRDefault="00000000" w14:paraId="424DF589"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 (decimal)</w:t>
            </w:r>
          </w:p>
        </w:tc>
        <w:tc>
          <w:tcPr>
            <w:tcW w:w="1035" w:type="dxa"/>
          </w:tcPr>
          <w:p w:rsidR="001A496D" w:rsidRDefault="00000000" w14:paraId="43D155F2"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4590" w:type="dxa"/>
          </w:tcPr>
          <w:p w:rsidR="001A496D" w:rsidRDefault="00000000" w14:paraId="50DB0233" w14:textId="77777777">
            <w:pPr>
              <w:spacing w:after="0"/>
              <w:cnfStyle w:val="000000100000" w:firstRow="0" w:lastRow="0" w:firstColumn="0" w:lastColumn="0" w:oddVBand="0" w:evenVBand="0" w:oddHBand="1" w:evenHBand="0" w:firstRowFirstColumn="0" w:firstRowLastColumn="0" w:lastRowFirstColumn="0" w:lastRowLastColumn="0"/>
            </w:pPr>
            <w:r>
              <w:rPr>
                <w:sz w:val="19"/>
              </w:rPr>
              <w:t xml:space="preserve">Σ </w:t>
            </w:r>
            <w:proofErr w:type="spellStart"/>
            <w:r>
              <w:rPr>
                <w:rFonts w:ascii="Consolas" w:hAnsi="Consolas"/>
                <w:sz w:val="19"/>
              </w:rPr>
              <w:t>lsp_totalclaimwithoutgst</w:t>
            </w:r>
            <w:proofErr w:type="spellEnd"/>
          </w:p>
        </w:tc>
        <w:tc>
          <w:tcPr>
            <w:tcW w:w="990" w:type="dxa"/>
          </w:tcPr>
          <w:p w:rsidR="001A496D" w:rsidRDefault="00000000" w14:paraId="7CF03DD5" w14:textId="77777777">
            <w:pPr>
              <w:spacing w:after="0"/>
              <w:cnfStyle w:val="000000100000" w:firstRow="0" w:lastRow="0" w:firstColumn="0" w:lastColumn="0" w:oddVBand="0" w:evenVBand="0" w:oddHBand="1" w:evenHBand="0" w:firstRowFirstColumn="0" w:firstRowLastColumn="0" w:lastRowFirstColumn="0" w:lastRowLastColumn="0"/>
            </w:pPr>
            <w:r>
              <w:rPr>
                <w:sz w:val="19"/>
              </w:rPr>
              <w:t>value becomes ex-GST</w:t>
            </w:r>
          </w:p>
        </w:tc>
      </w:tr>
      <w:tr w:rsidR="001A496D" w:rsidTr="007F4545" w14:paraId="27E8616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1E4466C6" w14:textId="77777777">
            <w:pPr>
              <w:spacing w:after="0"/>
            </w:pPr>
            <w:proofErr w:type="spellStart"/>
            <w:r>
              <w:rPr>
                <w:rFonts w:ascii="Consolas" w:hAnsi="Consolas"/>
                <w:sz w:val="19"/>
              </w:rPr>
              <w:t>lsp_totalclaimwithsr</w:t>
            </w:r>
            <w:proofErr w:type="spellEnd"/>
          </w:p>
        </w:tc>
        <w:tc>
          <w:tcPr>
            <w:tcW w:w="1311" w:type="dxa"/>
          </w:tcPr>
          <w:p w:rsidR="001A496D" w:rsidRDefault="00000000" w14:paraId="4127841C"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 (decimal)</w:t>
            </w:r>
          </w:p>
        </w:tc>
        <w:tc>
          <w:tcPr>
            <w:tcW w:w="1035" w:type="dxa"/>
          </w:tcPr>
          <w:p w:rsidR="001A496D" w:rsidRDefault="00000000" w14:paraId="2403F945"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4590" w:type="dxa"/>
          </w:tcPr>
          <w:p w:rsidR="001A496D" w:rsidRDefault="00000000" w14:paraId="477E9067" w14:textId="77777777">
            <w:pPr>
              <w:spacing w:after="0"/>
              <w:cnfStyle w:val="000000010000" w:firstRow="0" w:lastRow="0" w:firstColumn="0" w:lastColumn="0" w:oddVBand="0" w:evenVBand="0" w:oddHBand="0" w:evenHBand="1" w:firstRowFirstColumn="0" w:firstRowLastColumn="0" w:lastRowFirstColumn="0" w:lastRowLastColumn="0"/>
            </w:pPr>
            <w:r>
              <w:rPr>
                <w:sz w:val="19"/>
              </w:rPr>
              <w:t xml:space="preserve">Σ </w:t>
            </w:r>
            <w:proofErr w:type="spellStart"/>
            <w:r>
              <w:rPr>
                <w:rFonts w:ascii="Consolas" w:hAnsi="Consolas"/>
                <w:sz w:val="19"/>
              </w:rPr>
              <w:t>lsp_totalclaimwithsrwithoutgst</w:t>
            </w:r>
            <w:proofErr w:type="spellEnd"/>
          </w:p>
        </w:tc>
        <w:tc>
          <w:tcPr>
            <w:tcW w:w="990" w:type="dxa"/>
          </w:tcPr>
          <w:p w:rsidR="001A496D" w:rsidRDefault="00000000" w14:paraId="5D768C11" w14:textId="77777777">
            <w:pPr>
              <w:spacing w:after="0"/>
              <w:cnfStyle w:val="000000010000" w:firstRow="0" w:lastRow="0" w:firstColumn="0" w:lastColumn="0" w:oddVBand="0" w:evenVBand="0" w:oddHBand="0" w:evenHBand="1" w:firstRowFirstColumn="0" w:firstRowLastColumn="0" w:lastRowFirstColumn="0" w:lastRowLastColumn="0"/>
            </w:pPr>
            <w:r>
              <w:rPr>
                <w:sz w:val="19"/>
              </w:rPr>
              <w:t>value becomes ex-GST</w:t>
            </w:r>
          </w:p>
        </w:tc>
      </w:tr>
      <w:tr w:rsidR="001A496D" w:rsidTr="007F4545" w14:paraId="2475A5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18EDCEF1" w14:textId="77777777">
            <w:pPr>
              <w:spacing w:after="0"/>
            </w:pPr>
            <w:proofErr w:type="spellStart"/>
            <w:r>
              <w:rPr>
                <w:rFonts w:ascii="Consolas" w:hAnsi="Consolas"/>
                <w:sz w:val="19"/>
              </w:rPr>
              <w:t>lsp_totalnrclaimwithsr</w:t>
            </w:r>
            <w:proofErr w:type="spellEnd"/>
          </w:p>
        </w:tc>
        <w:tc>
          <w:tcPr>
            <w:tcW w:w="1311" w:type="dxa"/>
          </w:tcPr>
          <w:p w:rsidR="001A496D" w:rsidRDefault="00000000" w14:paraId="7628A633"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 (decimal)</w:t>
            </w:r>
          </w:p>
        </w:tc>
        <w:tc>
          <w:tcPr>
            <w:tcW w:w="1035" w:type="dxa"/>
          </w:tcPr>
          <w:p w:rsidR="001A496D" w:rsidRDefault="00000000" w14:paraId="107CEAA4"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4590" w:type="dxa"/>
          </w:tcPr>
          <w:p w:rsidR="001A496D" w:rsidRDefault="00000000" w14:paraId="23424FA6" w14:textId="77777777">
            <w:pPr>
              <w:spacing w:after="0"/>
              <w:cnfStyle w:val="000000100000" w:firstRow="0" w:lastRow="0" w:firstColumn="0" w:lastColumn="0" w:oddVBand="0" w:evenVBand="0" w:oddHBand="1" w:evenHBand="0" w:firstRowFirstColumn="0" w:firstRowLastColumn="0" w:lastRowFirstColumn="0" w:lastRowLastColumn="0"/>
            </w:pPr>
            <w:r>
              <w:rPr>
                <w:sz w:val="19"/>
              </w:rPr>
              <w:t xml:space="preserve">Σ </w:t>
            </w:r>
            <w:proofErr w:type="spellStart"/>
            <w:r>
              <w:rPr>
                <w:rFonts w:ascii="Consolas" w:hAnsi="Consolas"/>
                <w:sz w:val="19"/>
              </w:rPr>
              <w:t>lsp_ntclaimwithsrwithoutgst</w:t>
            </w:r>
            <w:proofErr w:type="spellEnd"/>
          </w:p>
        </w:tc>
        <w:tc>
          <w:tcPr>
            <w:tcW w:w="990" w:type="dxa"/>
          </w:tcPr>
          <w:p w:rsidR="001A496D" w:rsidRDefault="00000000" w14:paraId="41F66461" w14:textId="77777777">
            <w:pPr>
              <w:spacing w:after="0"/>
              <w:cnfStyle w:val="000000100000" w:firstRow="0" w:lastRow="0" w:firstColumn="0" w:lastColumn="0" w:oddVBand="0" w:evenVBand="0" w:oddHBand="1" w:evenHBand="0" w:firstRowFirstColumn="0" w:firstRowLastColumn="0" w:lastRowFirstColumn="0" w:lastRowLastColumn="0"/>
            </w:pPr>
            <w:r>
              <w:rPr>
                <w:b/>
                <w:sz w:val="19"/>
              </w:rPr>
              <w:t>NEW</w:t>
            </w:r>
          </w:p>
        </w:tc>
      </w:tr>
      <w:tr w:rsidR="001A496D" w:rsidTr="007F4545" w14:paraId="002B847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50512AB7" w14:textId="77777777">
            <w:pPr>
              <w:spacing w:after="0"/>
            </w:pPr>
            <w:proofErr w:type="spellStart"/>
            <w:r>
              <w:rPr>
                <w:rFonts w:ascii="Consolas" w:hAnsi="Consolas"/>
                <w:sz w:val="19"/>
              </w:rPr>
              <w:t>lsp_totalpoclaimwithsr</w:t>
            </w:r>
            <w:proofErr w:type="spellEnd"/>
          </w:p>
        </w:tc>
        <w:tc>
          <w:tcPr>
            <w:tcW w:w="1311" w:type="dxa"/>
          </w:tcPr>
          <w:p w:rsidR="001A496D" w:rsidRDefault="00000000" w14:paraId="54E09D99"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 (decimal)</w:t>
            </w:r>
          </w:p>
        </w:tc>
        <w:tc>
          <w:tcPr>
            <w:tcW w:w="1035" w:type="dxa"/>
          </w:tcPr>
          <w:p w:rsidR="001A496D" w:rsidRDefault="00000000" w14:paraId="480ADEBB"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4590" w:type="dxa"/>
          </w:tcPr>
          <w:p w:rsidR="001A496D" w:rsidRDefault="00000000" w14:paraId="640F9834" w14:textId="77777777">
            <w:pPr>
              <w:spacing w:after="0"/>
              <w:cnfStyle w:val="000000010000" w:firstRow="0" w:lastRow="0" w:firstColumn="0" w:lastColumn="0" w:oddVBand="0" w:evenVBand="0" w:oddHBand="0" w:evenHBand="1" w:firstRowFirstColumn="0" w:firstRowLastColumn="0" w:lastRowFirstColumn="0" w:lastRowLastColumn="0"/>
            </w:pPr>
            <w:r>
              <w:rPr>
                <w:sz w:val="19"/>
              </w:rPr>
              <w:t xml:space="preserve">Σ </w:t>
            </w:r>
            <w:proofErr w:type="spellStart"/>
            <w:r>
              <w:rPr>
                <w:rFonts w:ascii="Consolas" w:hAnsi="Consolas"/>
                <w:sz w:val="19"/>
              </w:rPr>
              <w:t>lsp_priceoffclaimwithsrwithoutgst</w:t>
            </w:r>
            <w:proofErr w:type="spellEnd"/>
          </w:p>
        </w:tc>
        <w:tc>
          <w:tcPr>
            <w:tcW w:w="990" w:type="dxa"/>
          </w:tcPr>
          <w:p w:rsidR="001A496D" w:rsidRDefault="00000000" w14:paraId="454EEECA" w14:textId="77777777">
            <w:pPr>
              <w:spacing w:after="0"/>
              <w:cnfStyle w:val="000000010000" w:firstRow="0" w:lastRow="0" w:firstColumn="0" w:lastColumn="0" w:oddVBand="0" w:evenVBand="0" w:oddHBand="0" w:evenHBand="1" w:firstRowFirstColumn="0" w:firstRowLastColumn="0" w:lastRowFirstColumn="0" w:lastRowLastColumn="0"/>
            </w:pPr>
            <w:r>
              <w:rPr>
                <w:b/>
                <w:sz w:val="19"/>
              </w:rPr>
              <w:t>NEW</w:t>
            </w:r>
          </w:p>
        </w:tc>
      </w:tr>
      <w:tr w:rsidR="001A496D" w:rsidTr="007F4545" w14:paraId="5303EF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20849A5A" w14:textId="77777777">
            <w:pPr>
              <w:spacing w:after="0"/>
            </w:pPr>
            <w:proofErr w:type="spellStart"/>
            <w:r>
              <w:rPr>
                <w:rFonts w:ascii="Consolas" w:hAnsi="Consolas"/>
                <w:sz w:val="19"/>
              </w:rPr>
              <w:t>lsp_status</w:t>
            </w:r>
            <w:proofErr w:type="spellEnd"/>
          </w:p>
        </w:tc>
        <w:tc>
          <w:tcPr>
            <w:tcW w:w="1311" w:type="dxa"/>
          </w:tcPr>
          <w:p w:rsidR="001A496D" w:rsidRDefault="00000000" w14:paraId="1A222420"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w:t>
            </w:r>
          </w:p>
        </w:tc>
        <w:tc>
          <w:tcPr>
            <w:tcW w:w="1035" w:type="dxa"/>
          </w:tcPr>
          <w:p w:rsidR="001A496D" w:rsidRDefault="00000000" w14:paraId="2AD08EAE"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VARCHAR(</w:t>
            </w:r>
            <w:proofErr w:type="gramEnd"/>
            <w:r>
              <w:rPr>
                <w:rFonts w:ascii="Consolas" w:hAnsi="Consolas"/>
                <w:sz w:val="19"/>
              </w:rPr>
              <w:t>20)</w:t>
            </w:r>
          </w:p>
        </w:tc>
        <w:tc>
          <w:tcPr>
            <w:tcW w:w="4590" w:type="dxa"/>
          </w:tcPr>
          <w:p w:rsidR="001A496D" w:rsidRDefault="00000000" w14:paraId="1DFE85C0" w14:textId="77777777">
            <w:pPr>
              <w:spacing w:after="0"/>
              <w:cnfStyle w:val="000000100000" w:firstRow="0" w:lastRow="0" w:firstColumn="0" w:lastColumn="0" w:oddVBand="0" w:evenVBand="0" w:oddHBand="1" w:evenHBand="0" w:firstRowFirstColumn="0" w:firstRowLastColumn="0" w:lastRowFirstColumn="0" w:lastRowLastColumn="0"/>
            </w:pPr>
            <w:r>
              <w:rPr>
                <w:rFonts w:ascii="Consolas" w:hAnsi="Consolas"/>
                <w:sz w:val="19"/>
              </w:rPr>
              <w:t>NEW</w:t>
            </w:r>
            <w:r>
              <w:rPr>
                <w:sz w:val="19"/>
              </w:rPr>
              <w:t xml:space="preserve"> or </w:t>
            </w:r>
            <w:r>
              <w:rPr>
                <w:rFonts w:ascii="Consolas" w:hAnsi="Consolas"/>
                <w:sz w:val="19"/>
              </w:rPr>
              <w:t>REVISED</w:t>
            </w:r>
          </w:p>
        </w:tc>
        <w:tc>
          <w:tcPr>
            <w:tcW w:w="990" w:type="dxa"/>
          </w:tcPr>
          <w:p w:rsidR="001A496D" w:rsidRDefault="00000000" w14:paraId="485DD6BD"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existing</w:t>
            </w:r>
          </w:p>
        </w:tc>
      </w:tr>
      <w:tr w:rsidR="001A496D" w:rsidTr="007F4545" w14:paraId="1943785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58FA3A27" w14:textId="77777777">
            <w:pPr>
              <w:spacing w:after="0"/>
            </w:pPr>
            <w:proofErr w:type="spellStart"/>
            <w:r>
              <w:rPr>
                <w:rFonts w:ascii="Consolas" w:hAnsi="Consolas"/>
                <w:sz w:val="19"/>
              </w:rPr>
              <w:t>lsp_chains</w:t>
            </w:r>
            <w:proofErr w:type="spellEnd"/>
          </w:p>
        </w:tc>
        <w:tc>
          <w:tcPr>
            <w:tcW w:w="1311" w:type="dxa"/>
          </w:tcPr>
          <w:p w:rsidR="001A496D" w:rsidRDefault="00000000" w14:paraId="1295D099" w14:textId="77777777">
            <w:pPr>
              <w:spacing w:after="0"/>
              <w:cnfStyle w:val="000000010000" w:firstRow="0" w:lastRow="0" w:firstColumn="0" w:lastColumn="0" w:oddVBand="0" w:evenVBand="0" w:oddHBand="0" w:evenHBand="1" w:firstRowFirstColumn="0" w:firstRowLastColumn="0" w:lastRowFirstColumn="0" w:lastRowLastColumn="0"/>
            </w:pPr>
            <w:r>
              <w:rPr>
                <w:sz w:val="19"/>
              </w:rPr>
              <w:t>array</w:t>
            </w:r>
          </w:p>
        </w:tc>
        <w:tc>
          <w:tcPr>
            <w:tcW w:w="1035" w:type="dxa"/>
          </w:tcPr>
          <w:p w:rsidR="001A496D" w:rsidRDefault="00000000" w14:paraId="18703CAD" w14:textId="77777777">
            <w:pPr>
              <w:spacing w:after="0"/>
              <w:cnfStyle w:val="000000010000" w:firstRow="0" w:lastRow="0" w:firstColumn="0" w:lastColumn="0" w:oddVBand="0" w:evenVBand="0" w:oddHBand="0" w:evenHBand="1" w:firstRowFirstColumn="0" w:firstRowLastColumn="0" w:lastRowFirstColumn="0" w:lastRowLastColumn="0"/>
            </w:pPr>
            <w:r>
              <w:rPr>
                <w:sz w:val="19"/>
              </w:rPr>
              <w:t>child table</w:t>
            </w:r>
          </w:p>
        </w:tc>
        <w:tc>
          <w:tcPr>
            <w:tcW w:w="4590" w:type="dxa"/>
          </w:tcPr>
          <w:p w:rsidR="001A496D" w:rsidRDefault="00000000" w14:paraId="24D46A14" w14:textId="77777777">
            <w:pPr>
              <w:spacing w:after="0"/>
              <w:cnfStyle w:val="000000010000" w:firstRow="0" w:lastRow="0" w:firstColumn="0" w:lastColumn="0" w:oddVBand="0" w:evenVBand="0" w:oddHBand="0" w:evenHBand="1" w:firstRowFirstColumn="0" w:firstRowLastColumn="0" w:lastRowFirstColumn="0" w:lastRowLastColumn="0"/>
            </w:pPr>
            <w:r>
              <w:rPr>
                <w:sz w:val="19"/>
              </w:rPr>
              <w:t>section 3</w:t>
            </w:r>
          </w:p>
        </w:tc>
        <w:tc>
          <w:tcPr>
            <w:tcW w:w="990" w:type="dxa"/>
          </w:tcPr>
          <w:p w:rsidR="001A496D" w:rsidRDefault="00000000" w14:paraId="03F641B5" w14:textId="77777777">
            <w:pPr>
              <w:spacing w:after="0"/>
              <w:cnfStyle w:val="000000010000" w:firstRow="0" w:lastRow="0" w:firstColumn="0" w:lastColumn="0" w:oddVBand="0" w:evenVBand="0" w:oddHBand="0" w:evenHBand="1" w:firstRowFirstColumn="0" w:firstRowLastColumn="0" w:lastRowFirstColumn="0" w:lastRowLastColumn="0"/>
            </w:pPr>
            <w:r>
              <w:rPr>
                <w:sz w:val="19"/>
              </w:rPr>
              <w:t>unchanged</w:t>
            </w:r>
          </w:p>
        </w:tc>
      </w:tr>
      <w:tr w:rsidR="001A496D" w:rsidTr="007F4545" w14:paraId="2E00FE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tcPr>
          <w:p w:rsidR="001A496D" w:rsidRDefault="00000000" w14:paraId="4C6BCB23" w14:textId="77777777">
            <w:pPr>
              <w:spacing w:after="0"/>
            </w:pPr>
            <w:proofErr w:type="spellStart"/>
            <w:r>
              <w:rPr>
                <w:rFonts w:ascii="Consolas" w:hAnsi="Consolas"/>
                <w:sz w:val="19"/>
              </w:rPr>
              <w:t>lsp_lineitems</w:t>
            </w:r>
            <w:proofErr w:type="spellEnd"/>
          </w:p>
        </w:tc>
        <w:tc>
          <w:tcPr>
            <w:tcW w:w="1311" w:type="dxa"/>
          </w:tcPr>
          <w:p w:rsidR="001A496D" w:rsidRDefault="00000000" w14:paraId="5E5CE663" w14:textId="77777777">
            <w:pPr>
              <w:spacing w:after="0"/>
              <w:cnfStyle w:val="000000100000" w:firstRow="0" w:lastRow="0" w:firstColumn="0" w:lastColumn="0" w:oddVBand="0" w:evenVBand="0" w:oddHBand="1" w:evenHBand="0" w:firstRowFirstColumn="0" w:firstRowLastColumn="0" w:lastRowFirstColumn="0" w:lastRowLastColumn="0"/>
            </w:pPr>
            <w:r>
              <w:rPr>
                <w:sz w:val="19"/>
              </w:rPr>
              <w:t>array</w:t>
            </w:r>
          </w:p>
        </w:tc>
        <w:tc>
          <w:tcPr>
            <w:tcW w:w="1035" w:type="dxa"/>
          </w:tcPr>
          <w:p w:rsidR="001A496D" w:rsidRDefault="00000000" w14:paraId="2CFF5AA7" w14:textId="77777777">
            <w:pPr>
              <w:spacing w:after="0"/>
              <w:cnfStyle w:val="000000100000" w:firstRow="0" w:lastRow="0" w:firstColumn="0" w:lastColumn="0" w:oddVBand="0" w:evenVBand="0" w:oddHBand="1" w:evenHBand="0" w:firstRowFirstColumn="0" w:firstRowLastColumn="0" w:lastRowFirstColumn="0" w:lastRowLastColumn="0"/>
            </w:pPr>
            <w:r>
              <w:rPr>
                <w:sz w:val="19"/>
              </w:rPr>
              <w:t>child table</w:t>
            </w:r>
          </w:p>
        </w:tc>
        <w:tc>
          <w:tcPr>
            <w:tcW w:w="4590" w:type="dxa"/>
          </w:tcPr>
          <w:p w:rsidR="001A496D" w:rsidRDefault="00000000" w14:paraId="5B4587B7" w14:textId="77777777">
            <w:pPr>
              <w:spacing w:after="0"/>
              <w:cnfStyle w:val="000000100000" w:firstRow="0" w:lastRow="0" w:firstColumn="0" w:lastColumn="0" w:oddVBand="0" w:evenVBand="0" w:oddHBand="1" w:evenHBand="0" w:firstRowFirstColumn="0" w:firstRowLastColumn="0" w:lastRowFirstColumn="0" w:lastRowLastColumn="0"/>
            </w:pPr>
            <w:r>
              <w:rPr>
                <w:sz w:val="19"/>
              </w:rPr>
              <w:t>section 4</w:t>
            </w:r>
          </w:p>
        </w:tc>
        <w:tc>
          <w:tcPr>
            <w:tcW w:w="990" w:type="dxa"/>
          </w:tcPr>
          <w:p w:rsidR="001A496D" w:rsidRDefault="00000000" w14:paraId="15746986" w14:textId="77777777">
            <w:pPr>
              <w:spacing w:after="0"/>
              <w:cnfStyle w:val="000000100000" w:firstRow="0" w:lastRow="0" w:firstColumn="0" w:lastColumn="0" w:oddVBand="0" w:evenVBand="0" w:oddHBand="1" w:evenHBand="0" w:firstRowFirstColumn="0" w:firstRowLastColumn="0" w:lastRowFirstColumn="0" w:lastRowLastColumn="0"/>
            </w:pPr>
            <w:r>
              <w:rPr>
                <w:b/>
                <w:sz w:val="19"/>
              </w:rPr>
              <w:t>NEW</w:t>
            </w:r>
          </w:p>
        </w:tc>
      </w:tr>
    </w:tbl>
    <w:p w:rsidR="001A496D" w:rsidRDefault="00000000" w14:paraId="17507509" w14:textId="77777777">
      <w:pPr>
        <w:spacing w:before="200" w:after="80"/>
      </w:pPr>
      <w:r>
        <w:rPr>
          <w:b/>
          <w:color w:val="1F3A5F"/>
          <w:sz w:val="28"/>
        </w:rPr>
        <w:t>3. `</w:t>
      </w:r>
      <w:proofErr w:type="spellStart"/>
      <w:r>
        <w:rPr>
          <w:b/>
          <w:color w:val="1F3A5F"/>
          <w:sz w:val="28"/>
        </w:rPr>
        <w:t>lsp_chains</w:t>
      </w:r>
      <w:proofErr w:type="spellEnd"/>
      <w:r>
        <w:rPr>
          <w:b/>
          <w:color w:val="1F3A5F"/>
          <w:sz w:val="28"/>
        </w:rPr>
        <w:t>` array (unchanged)</w:t>
      </w:r>
    </w:p>
    <w:p w:rsidR="001A496D" w:rsidRDefault="00000000" w14:paraId="04A6A580" w14:textId="77777777">
      <w:r>
        <w:t xml:space="preserve">Source </w:t>
      </w:r>
      <w:proofErr w:type="spellStart"/>
      <w:r>
        <w:rPr>
          <w:rFonts w:ascii="Consolas" w:hAnsi="Consolas"/>
          <w:sz w:val="18"/>
        </w:rPr>
        <w:t>lsp_claimsummary</w:t>
      </w:r>
      <w:proofErr w:type="spellEnd"/>
      <w:r>
        <w:t xml:space="preserve">, one row per MT chain, typically 1 to 20 rows. </w:t>
      </w:r>
      <w:r>
        <w:rPr>
          <w:b/>
        </w:rPr>
        <w:t>No field changes.</w:t>
      </w:r>
      <w:r>
        <w:t xml:space="preserve"> The five claim-amount values become ex-GST; nothing else moves.</w:t>
      </w:r>
    </w:p>
    <w:tbl>
      <w:tblPr>
        <w:tblStyle w:val="LightGrid-Accent1"/>
        <w:tblW w:w="5000" w:type="pct"/>
        <w:tblBorders>
          <w:top w:val="single" w:color="7F9DC7" w:sz="6" w:space="0"/>
          <w:left w:val="single" w:color="7F9DC7" w:sz="6" w:space="0"/>
          <w:bottom w:val="single" w:color="7F9DC7" w:sz="6" w:space="0"/>
          <w:right w:val="single" w:color="7F9DC7" w:sz="6" w:space="0"/>
          <w:insideH w:val="single" w:color="B4C6E7" w:sz="6" w:space="0"/>
          <w:insideV w:val="single" w:color="B4C6E7" w:sz="6" w:space="0"/>
        </w:tblBorders>
        <w:tblCellMar>
          <w:top w:w="36" w:type="dxa"/>
          <w:left w:w="72" w:type="dxa"/>
          <w:bottom w:w="36" w:type="dxa"/>
          <w:right w:w="72" w:type="dxa"/>
        </w:tblCellMar>
        <w:tblLook w:val="04A0" w:firstRow="1" w:lastRow="0" w:firstColumn="1" w:lastColumn="0" w:noHBand="0" w:noVBand="1"/>
      </w:tblPr>
      <w:tblGrid>
        <w:gridCol w:w="2547"/>
        <w:gridCol w:w="1336"/>
        <w:gridCol w:w="1732"/>
        <w:gridCol w:w="3592"/>
        <w:gridCol w:w="1449"/>
      </w:tblGrid>
      <w:tr w:rsidR="001A496D" w:rsidTr="001A496D" w14:paraId="22756AC1"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02" w:type="dxa"/>
            <w:shd w:val="clear" w:color="auto" w:fill="D9E2F3"/>
            <w:vAlign w:val="center"/>
          </w:tcPr>
          <w:p w:rsidR="001A496D" w:rsidRDefault="00000000" w14:paraId="0827E111" w14:textId="77777777">
            <w:pPr>
              <w:spacing w:after="0"/>
            </w:pPr>
            <w:r>
              <w:rPr>
                <w:sz w:val="20"/>
              </w:rPr>
              <w:t>Key</w:t>
            </w:r>
          </w:p>
        </w:tc>
        <w:tc>
          <w:tcPr>
            <w:tcW w:w="2102" w:type="dxa"/>
            <w:shd w:val="clear" w:color="auto" w:fill="D9E2F3"/>
            <w:vAlign w:val="center"/>
          </w:tcPr>
          <w:p w:rsidR="001A496D" w:rsidRDefault="00000000" w14:paraId="7CF1FA2D" w14:textId="77777777">
            <w:pPr>
              <w:spacing w:after="0"/>
              <w:cnfStyle w:val="100000000000" w:firstRow="1" w:lastRow="0" w:firstColumn="0" w:lastColumn="0" w:oddVBand="0" w:evenVBand="0" w:oddHBand="0" w:evenHBand="0" w:firstRowFirstColumn="0" w:firstRowLastColumn="0" w:lastRowFirstColumn="0" w:lastRowLastColumn="0"/>
            </w:pPr>
            <w:r>
              <w:rPr>
                <w:sz w:val="20"/>
              </w:rPr>
              <w:t>JSON type</w:t>
            </w:r>
          </w:p>
        </w:tc>
        <w:tc>
          <w:tcPr>
            <w:tcW w:w="2102" w:type="dxa"/>
            <w:shd w:val="clear" w:color="auto" w:fill="D9E2F3"/>
            <w:vAlign w:val="center"/>
          </w:tcPr>
          <w:p w:rsidR="001A496D" w:rsidRDefault="00000000" w14:paraId="6A17889B" w14:textId="77777777">
            <w:pPr>
              <w:spacing w:after="0"/>
              <w:cnfStyle w:val="100000000000" w:firstRow="1" w:lastRow="0" w:firstColumn="0" w:lastColumn="0" w:oddVBand="0" w:evenVBand="0" w:oddHBand="0" w:evenHBand="0" w:firstRowFirstColumn="0" w:firstRowLastColumn="0" w:lastRowFirstColumn="0" w:lastRowLastColumn="0"/>
            </w:pPr>
            <w:r>
              <w:rPr>
                <w:sz w:val="20"/>
              </w:rPr>
              <w:t>Suggested SQL type</w:t>
            </w:r>
          </w:p>
        </w:tc>
        <w:tc>
          <w:tcPr>
            <w:tcW w:w="2102" w:type="dxa"/>
            <w:shd w:val="clear" w:color="auto" w:fill="D9E2F3"/>
            <w:vAlign w:val="center"/>
          </w:tcPr>
          <w:p w:rsidR="001A496D" w:rsidRDefault="00000000" w14:paraId="23E090AE" w14:textId="77777777">
            <w:pPr>
              <w:spacing w:after="0"/>
              <w:cnfStyle w:val="100000000000" w:firstRow="1" w:lastRow="0" w:firstColumn="0" w:lastColumn="0" w:oddVBand="0" w:evenVBand="0" w:oddHBand="0" w:evenHBand="0" w:firstRowFirstColumn="0" w:firstRowLastColumn="0" w:lastRowFirstColumn="0" w:lastRowLastColumn="0"/>
            </w:pPr>
            <w:r>
              <w:rPr>
                <w:sz w:val="20"/>
              </w:rPr>
              <w:t>Source column</w:t>
            </w:r>
          </w:p>
        </w:tc>
        <w:tc>
          <w:tcPr>
            <w:tcW w:w="2102" w:type="dxa"/>
            <w:shd w:val="clear" w:color="auto" w:fill="D9E2F3"/>
            <w:vAlign w:val="center"/>
          </w:tcPr>
          <w:p w:rsidR="001A496D" w:rsidRDefault="00000000" w14:paraId="791B2C0A" w14:textId="77777777">
            <w:pPr>
              <w:spacing w:after="0"/>
              <w:cnfStyle w:val="100000000000" w:firstRow="1" w:lastRow="0" w:firstColumn="0" w:lastColumn="0" w:oddVBand="0" w:evenVBand="0" w:oddHBand="0" w:evenHBand="0" w:firstRowFirstColumn="0" w:firstRowLastColumn="0" w:lastRowFirstColumn="0" w:lastRowLastColumn="0"/>
            </w:pPr>
            <w:r>
              <w:rPr>
                <w:sz w:val="20"/>
              </w:rPr>
              <w:t>Status</w:t>
            </w:r>
          </w:p>
        </w:tc>
      </w:tr>
      <w:tr w:rsidR="001A496D" w:rsidTr="001A496D" w14:paraId="744989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rsidR="001A496D" w:rsidRDefault="00000000" w14:paraId="0D8D2FFB" w14:textId="77777777">
            <w:pPr>
              <w:spacing w:after="0"/>
            </w:pPr>
            <w:proofErr w:type="spellStart"/>
            <w:r>
              <w:rPr>
                <w:rFonts w:ascii="Consolas" w:hAnsi="Consolas"/>
                <w:sz w:val="19"/>
              </w:rPr>
              <w:t>lsp_claimid</w:t>
            </w:r>
            <w:proofErr w:type="spellEnd"/>
          </w:p>
        </w:tc>
        <w:tc>
          <w:tcPr>
            <w:tcW w:w="2102" w:type="dxa"/>
          </w:tcPr>
          <w:p w:rsidR="001A496D" w:rsidRDefault="00000000" w14:paraId="7C7656B2"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 (GUID)</w:t>
            </w:r>
          </w:p>
        </w:tc>
        <w:tc>
          <w:tcPr>
            <w:tcW w:w="2102" w:type="dxa"/>
          </w:tcPr>
          <w:p w:rsidR="001A496D" w:rsidRDefault="00000000" w14:paraId="62E8D270"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CHAR(</w:t>
            </w:r>
            <w:proofErr w:type="gramEnd"/>
            <w:r>
              <w:rPr>
                <w:rFonts w:ascii="Consolas" w:hAnsi="Consolas"/>
                <w:sz w:val="19"/>
              </w:rPr>
              <w:t>36)</w:t>
            </w:r>
          </w:p>
        </w:tc>
        <w:tc>
          <w:tcPr>
            <w:tcW w:w="2102" w:type="dxa"/>
          </w:tcPr>
          <w:p w:rsidR="001A496D" w:rsidRDefault="00000000" w14:paraId="18DE028F" w14:textId="77777777">
            <w:pPr>
              <w:spacing w:after="0"/>
              <w:cnfStyle w:val="000000100000" w:firstRow="0" w:lastRow="0" w:firstColumn="0" w:lastColumn="0" w:oddVBand="0" w:evenVBand="0" w:oddHBand="1" w:evenHBand="0" w:firstRowFirstColumn="0" w:firstRowLastColumn="0" w:lastRowFirstColumn="0" w:lastRowLastColumn="0"/>
            </w:pPr>
            <w:r>
              <w:rPr>
                <w:sz w:val="19"/>
              </w:rPr>
              <w:t>parent claim</w:t>
            </w:r>
          </w:p>
        </w:tc>
        <w:tc>
          <w:tcPr>
            <w:tcW w:w="2102" w:type="dxa"/>
          </w:tcPr>
          <w:p w:rsidR="001A496D" w:rsidRDefault="00000000" w14:paraId="1814E2B2" w14:textId="77777777">
            <w:pPr>
              <w:spacing w:after="0"/>
              <w:cnfStyle w:val="000000100000" w:firstRow="0" w:lastRow="0" w:firstColumn="0" w:lastColumn="0" w:oddVBand="0" w:evenVBand="0" w:oddHBand="1" w:evenHBand="0" w:firstRowFirstColumn="0" w:firstRowLastColumn="0" w:lastRowFirstColumn="0" w:lastRowLastColumn="0"/>
            </w:pPr>
            <w:r>
              <w:rPr>
                <w:sz w:val="19"/>
              </w:rPr>
              <w:t>unchanged</w:t>
            </w:r>
          </w:p>
        </w:tc>
      </w:tr>
      <w:tr w:rsidR="001A496D" w:rsidTr="001A496D" w14:paraId="6D0F04A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rsidR="001A496D" w:rsidRDefault="00000000" w14:paraId="44356DDA" w14:textId="77777777">
            <w:pPr>
              <w:spacing w:after="0"/>
            </w:pPr>
            <w:proofErr w:type="spellStart"/>
            <w:r>
              <w:rPr>
                <w:rFonts w:ascii="Consolas" w:hAnsi="Consolas"/>
                <w:sz w:val="19"/>
              </w:rPr>
              <w:t>lsp_chainname</w:t>
            </w:r>
            <w:proofErr w:type="spellEnd"/>
          </w:p>
        </w:tc>
        <w:tc>
          <w:tcPr>
            <w:tcW w:w="2102" w:type="dxa"/>
          </w:tcPr>
          <w:p w:rsidR="001A496D" w:rsidRDefault="00000000" w14:paraId="50C4108C"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w:t>
            </w:r>
          </w:p>
        </w:tc>
        <w:tc>
          <w:tcPr>
            <w:tcW w:w="2102" w:type="dxa"/>
          </w:tcPr>
          <w:p w:rsidR="001A496D" w:rsidRDefault="00000000" w14:paraId="0CBBA839"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VARCHAR(</w:t>
            </w:r>
            <w:proofErr w:type="gramEnd"/>
            <w:r>
              <w:rPr>
                <w:rFonts w:ascii="Consolas" w:hAnsi="Consolas"/>
                <w:sz w:val="19"/>
              </w:rPr>
              <w:t>150)</w:t>
            </w:r>
          </w:p>
        </w:tc>
        <w:tc>
          <w:tcPr>
            <w:tcW w:w="2102" w:type="dxa"/>
          </w:tcPr>
          <w:p w:rsidR="001A496D" w:rsidRDefault="00000000" w14:paraId="163152A0"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lsp_chainname</w:t>
            </w:r>
            <w:proofErr w:type="spellEnd"/>
          </w:p>
        </w:tc>
        <w:tc>
          <w:tcPr>
            <w:tcW w:w="2102" w:type="dxa"/>
          </w:tcPr>
          <w:p w:rsidR="001A496D" w:rsidRDefault="00000000" w14:paraId="7D3B7546" w14:textId="77777777">
            <w:pPr>
              <w:spacing w:after="0"/>
              <w:cnfStyle w:val="000000010000" w:firstRow="0" w:lastRow="0" w:firstColumn="0" w:lastColumn="0" w:oddVBand="0" w:evenVBand="0" w:oddHBand="0" w:evenHBand="1" w:firstRowFirstColumn="0" w:firstRowLastColumn="0" w:lastRowFirstColumn="0" w:lastRowLastColumn="0"/>
            </w:pPr>
            <w:r>
              <w:rPr>
                <w:sz w:val="19"/>
              </w:rPr>
              <w:t>unchanged</w:t>
            </w:r>
          </w:p>
        </w:tc>
      </w:tr>
      <w:tr w:rsidR="001A496D" w:rsidTr="001A496D" w14:paraId="2C26FC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rsidR="001A496D" w:rsidRDefault="00000000" w14:paraId="74315440" w14:textId="77777777">
            <w:pPr>
              <w:spacing w:after="0"/>
            </w:pPr>
            <w:proofErr w:type="spellStart"/>
            <w:r>
              <w:rPr>
                <w:rFonts w:ascii="Consolas" w:hAnsi="Consolas"/>
                <w:sz w:val="19"/>
              </w:rPr>
              <w:t>lsp_totalbillamount</w:t>
            </w:r>
            <w:proofErr w:type="spellEnd"/>
          </w:p>
        </w:tc>
        <w:tc>
          <w:tcPr>
            <w:tcW w:w="2102" w:type="dxa"/>
          </w:tcPr>
          <w:p w:rsidR="001A496D" w:rsidRDefault="00000000" w14:paraId="237A0B45"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 (decimal)</w:t>
            </w:r>
          </w:p>
        </w:tc>
        <w:tc>
          <w:tcPr>
            <w:tcW w:w="2102" w:type="dxa"/>
          </w:tcPr>
          <w:p w:rsidR="001A496D" w:rsidRDefault="00000000" w14:paraId="1C0F1ED3"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2102" w:type="dxa"/>
          </w:tcPr>
          <w:p w:rsidR="001A496D" w:rsidRDefault="00000000" w14:paraId="0B1E4671"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lsp_totalbillamount</w:t>
            </w:r>
            <w:proofErr w:type="spellEnd"/>
          </w:p>
        </w:tc>
        <w:tc>
          <w:tcPr>
            <w:tcW w:w="2102" w:type="dxa"/>
          </w:tcPr>
          <w:p w:rsidR="001A496D" w:rsidRDefault="00000000" w14:paraId="238122F6" w14:textId="77777777">
            <w:pPr>
              <w:spacing w:after="0"/>
              <w:cnfStyle w:val="000000100000" w:firstRow="0" w:lastRow="0" w:firstColumn="0" w:lastColumn="0" w:oddVBand="0" w:evenVBand="0" w:oddHBand="1" w:evenHBand="0" w:firstRowFirstColumn="0" w:firstRowLastColumn="0" w:lastRowFirstColumn="0" w:lastRowLastColumn="0"/>
            </w:pPr>
            <w:r>
              <w:rPr>
                <w:sz w:val="19"/>
              </w:rPr>
              <w:t>unchanged, with GST</w:t>
            </w:r>
          </w:p>
        </w:tc>
      </w:tr>
      <w:tr w:rsidR="001A496D" w:rsidTr="001A496D" w14:paraId="100F66D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rsidR="001A496D" w:rsidRDefault="00000000" w14:paraId="6EC0F2F8" w14:textId="77777777">
            <w:pPr>
              <w:spacing w:after="0"/>
            </w:pPr>
            <w:proofErr w:type="spellStart"/>
            <w:r>
              <w:rPr>
                <w:rFonts w:ascii="Consolas" w:hAnsi="Consolas"/>
                <w:sz w:val="19"/>
              </w:rPr>
              <w:t>lsp_totalbilledqty</w:t>
            </w:r>
            <w:proofErr w:type="spellEnd"/>
          </w:p>
        </w:tc>
        <w:tc>
          <w:tcPr>
            <w:tcW w:w="2102" w:type="dxa"/>
          </w:tcPr>
          <w:p w:rsidR="001A496D" w:rsidRDefault="00000000" w14:paraId="7B36181D"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 (integer)</w:t>
            </w:r>
          </w:p>
        </w:tc>
        <w:tc>
          <w:tcPr>
            <w:tcW w:w="2102" w:type="dxa"/>
          </w:tcPr>
          <w:p w:rsidR="001A496D" w:rsidRDefault="00000000" w14:paraId="654812D5" w14:textId="77777777">
            <w:pPr>
              <w:spacing w:after="0"/>
              <w:cnfStyle w:val="000000010000" w:firstRow="0" w:lastRow="0" w:firstColumn="0" w:lastColumn="0" w:oddVBand="0" w:evenVBand="0" w:oddHBand="0" w:evenHBand="1" w:firstRowFirstColumn="0" w:firstRowLastColumn="0" w:lastRowFirstColumn="0" w:lastRowLastColumn="0"/>
            </w:pPr>
            <w:r>
              <w:rPr>
                <w:rFonts w:ascii="Consolas" w:hAnsi="Consolas"/>
                <w:sz w:val="19"/>
              </w:rPr>
              <w:t>INT</w:t>
            </w:r>
          </w:p>
        </w:tc>
        <w:tc>
          <w:tcPr>
            <w:tcW w:w="2102" w:type="dxa"/>
          </w:tcPr>
          <w:p w:rsidR="001A496D" w:rsidRDefault="00000000" w14:paraId="190770CA"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lsp_totalbilledqty</w:t>
            </w:r>
            <w:proofErr w:type="spellEnd"/>
          </w:p>
        </w:tc>
        <w:tc>
          <w:tcPr>
            <w:tcW w:w="2102" w:type="dxa"/>
          </w:tcPr>
          <w:p w:rsidR="001A496D" w:rsidRDefault="00000000" w14:paraId="4D7EAF14" w14:textId="77777777">
            <w:pPr>
              <w:spacing w:after="0"/>
              <w:cnfStyle w:val="000000010000" w:firstRow="0" w:lastRow="0" w:firstColumn="0" w:lastColumn="0" w:oddVBand="0" w:evenVBand="0" w:oddHBand="0" w:evenHBand="1" w:firstRowFirstColumn="0" w:firstRowLastColumn="0" w:lastRowFirstColumn="0" w:lastRowLastColumn="0"/>
            </w:pPr>
            <w:r>
              <w:rPr>
                <w:sz w:val="19"/>
              </w:rPr>
              <w:t>unchanged</w:t>
            </w:r>
          </w:p>
        </w:tc>
      </w:tr>
      <w:tr w:rsidR="001A496D" w:rsidTr="001A496D" w14:paraId="4B84FC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rsidR="001A496D" w:rsidRDefault="00000000" w14:paraId="39E9E289" w14:textId="77777777">
            <w:pPr>
              <w:spacing w:after="0"/>
            </w:pPr>
            <w:proofErr w:type="spellStart"/>
            <w:r>
              <w:rPr>
                <w:rFonts w:ascii="Consolas" w:hAnsi="Consolas"/>
                <w:sz w:val="19"/>
              </w:rPr>
              <w:t>lsp_totalclaimamount</w:t>
            </w:r>
            <w:proofErr w:type="spellEnd"/>
          </w:p>
        </w:tc>
        <w:tc>
          <w:tcPr>
            <w:tcW w:w="2102" w:type="dxa"/>
          </w:tcPr>
          <w:p w:rsidR="001A496D" w:rsidRDefault="00000000" w14:paraId="5CA468BA"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 (decimal)</w:t>
            </w:r>
          </w:p>
        </w:tc>
        <w:tc>
          <w:tcPr>
            <w:tcW w:w="2102" w:type="dxa"/>
          </w:tcPr>
          <w:p w:rsidR="001A496D" w:rsidRDefault="00000000" w14:paraId="2A5281EF"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2102" w:type="dxa"/>
          </w:tcPr>
          <w:p w:rsidR="001A496D" w:rsidRDefault="00000000" w14:paraId="3A4F89E9" w14:textId="77777777">
            <w:pPr>
              <w:spacing w:after="0"/>
              <w:cnfStyle w:val="000000100000" w:firstRow="0" w:lastRow="0" w:firstColumn="0" w:lastColumn="0" w:oddVBand="0" w:evenVBand="0" w:oddHBand="1" w:evenHBand="0" w:firstRowFirstColumn="0" w:firstRowLastColumn="0" w:lastRowFirstColumn="0" w:lastRowLastColumn="0"/>
            </w:pPr>
            <w:r>
              <w:rPr>
                <w:sz w:val="19"/>
              </w:rPr>
              <w:t xml:space="preserve">Σ </w:t>
            </w:r>
            <w:proofErr w:type="spellStart"/>
            <w:r>
              <w:rPr>
                <w:rFonts w:ascii="Consolas" w:hAnsi="Consolas"/>
                <w:sz w:val="19"/>
              </w:rPr>
              <w:t>lsp_totalclaimwithoutgst</w:t>
            </w:r>
            <w:proofErr w:type="spellEnd"/>
          </w:p>
        </w:tc>
        <w:tc>
          <w:tcPr>
            <w:tcW w:w="2102" w:type="dxa"/>
          </w:tcPr>
          <w:p w:rsidR="001A496D" w:rsidRDefault="00000000" w14:paraId="186A928D" w14:textId="77777777">
            <w:pPr>
              <w:spacing w:after="0"/>
              <w:cnfStyle w:val="000000100000" w:firstRow="0" w:lastRow="0" w:firstColumn="0" w:lastColumn="0" w:oddVBand="0" w:evenVBand="0" w:oddHBand="1" w:evenHBand="0" w:firstRowFirstColumn="0" w:firstRowLastColumn="0" w:lastRowFirstColumn="0" w:lastRowLastColumn="0"/>
            </w:pPr>
            <w:r>
              <w:rPr>
                <w:sz w:val="19"/>
              </w:rPr>
              <w:t>value becomes ex-GST</w:t>
            </w:r>
          </w:p>
        </w:tc>
      </w:tr>
      <w:tr w:rsidR="001A496D" w:rsidTr="001A496D" w14:paraId="4F83744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rsidR="001A496D" w:rsidRDefault="00000000" w14:paraId="47C71801" w14:textId="77777777">
            <w:pPr>
              <w:spacing w:after="0"/>
            </w:pPr>
            <w:proofErr w:type="spellStart"/>
            <w:r>
              <w:rPr>
                <w:rFonts w:ascii="Consolas" w:hAnsi="Consolas"/>
                <w:sz w:val="19"/>
              </w:rPr>
              <w:t>lsp_nrclaimwithsr</w:t>
            </w:r>
            <w:proofErr w:type="spellEnd"/>
          </w:p>
        </w:tc>
        <w:tc>
          <w:tcPr>
            <w:tcW w:w="2102" w:type="dxa"/>
          </w:tcPr>
          <w:p w:rsidR="001A496D" w:rsidRDefault="00000000" w14:paraId="3BF0B38F"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 (decimal)</w:t>
            </w:r>
          </w:p>
        </w:tc>
        <w:tc>
          <w:tcPr>
            <w:tcW w:w="2102" w:type="dxa"/>
          </w:tcPr>
          <w:p w:rsidR="001A496D" w:rsidRDefault="00000000" w14:paraId="1C253C95"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2102" w:type="dxa"/>
          </w:tcPr>
          <w:p w:rsidR="001A496D" w:rsidRDefault="00000000" w14:paraId="5B91EC7B" w14:textId="77777777">
            <w:pPr>
              <w:spacing w:after="0"/>
              <w:cnfStyle w:val="000000010000" w:firstRow="0" w:lastRow="0" w:firstColumn="0" w:lastColumn="0" w:oddVBand="0" w:evenVBand="0" w:oddHBand="0" w:evenHBand="1" w:firstRowFirstColumn="0" w:firstRowLastColumn="0" w:lastRowFirstColumn="0" w:lastRowLastColumn="0"/>
            </w:pPr>
            <w:r>
              <w:rPr>
                <w:sz w:val="19"/>
              </w:rPr>
              <w:t xml:space="preserve">Σ </w:t>
            </w:r>
            <w:proofErr w:type="spellStart"/>
            <w:r>
              <w:rPr>
                <w:rFonts w:ascii="Consolas" w:hAnsi="Consolas"/>
                <w:sz w:val="19"/>
              </w:rPr>
              <w:t>lsp_ntclaimwithsrwithoutgst</w:t>
            </w:r>
            <w:proofErr w:type="spellEnd"/>
          </w:p>
        </w:tc>
        <w:tc>
          <w:tcPr>
            <w:tcW w:w="2102" w:type="dxa"/>
          </w:tcPr>
          <w:p w:rsidR="001A496D" w:rsidRDefault="00000000" w14:paraId="082A080C" w14:textId="77777777">
            <w:pPr>
              <w:spacing w:after="0"/>
              <w:cnfStyle w:val="000000010000" w:firstRow="0" w:lastRow="0" w:firstColumn="0" w:lastColumn="0" w:oddVBand="0" w:evenVBand="0" w:oddHBand="0" w:evenHBand="1" w:firstRowFirstColumn="0" w:firstRowLastColumn="0" w:lastRowFirstColumn="0" w:lastRowLastColumn="0"/>
            </w:pPr>
            <w:r>
              <w:rPr>
                <w:sz w:val="19"/>
              </w:rPr>
              <w:t>value becomes ex-GST</w:t>
            </w:r>
          </w:p>
        </w:tc>
      </w:tr>
      <w:tr w:rsidR="001A496D" w:rsidTr="001A496D" w14:paraId="540458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rsidR="001A496D" w:rsidRDefault="00000000" w14:paraId="011078F3" w14:textId="77777777">
            <w:pPr>
              <w:spacing w:after="0"/>
            </w:pPr>
            <w:proofErr w:type="spellStart"/>
            <w:r>
              <w:rPr>
                <w:rFonts w:ascii="Consolas" w:hAnsi="Consolas"/>
                <w:sz w:val="19"/>
              </w:rPr>
              <w:t>lsp_totalnrclaim</w:t>
            </w:r>
            <w:proofErr w:type="spellEnd"/>
          </w:p>
        </w:tc>
        <w:tc>
          <w:tcPr>
            <w:tcW w:w="2102" w:type="dxa"/>
          </w:tcPr>
          <w:p w:rsidR="001A496D" w:rsidRDefault="00000000" w14:paraId="6FFCBBBF"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 (decimal)</w:t>
            </w:r>
          </w:p>
        </w:tc>
        <w:tc>
          <w:tcPr>
            <w:tcW w:w="2102" w:type="dxa"/>
          </w:tcPr>
          <w:p w:rsidR="001A496D" w:rsidRDefault="00000000" w14:paraId="4DBB7471"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2102" w:type="dxa"/>
          </w:tcPr>
          <w:p w:rsidR="001A496D" w:rsidRDefault="00000000" w14:paraId="2B6EE134" w14:textId="77777777">
            <w:pPr>
              <w:spacing w:after="0"/>
              <w:cnfStyle w:val="000000100000" w:firstRow="0" w:lastRow="0" w:firstColumn="0" w:lastColumn="0" w:oddVBand="0" w:evenVBand="0" w:oddHBand="1" w:evenHBand="0" w:firstRowFirstColumn="0" w:firstRowLastColumn="0" w:lastRowFirstColumn="0" w:lastRowLastColumn="0"/>
            </w:pPr>
            <w:r>
              <w:rPr>
                <w:sz w:val="19"/>
              </w:rPr>
              <w:t xml:space="preserve">Σ </w:t>
            </w:r>
            <w:proofErr w:type="spellStart"/>
            <w:r>
              <w:rPr>
                <w:rFonts w:ascii="Consolas" w:hAnsi="Consolas"/>
                <w:sz w:val="19"/>
              </w:rPr>
              <w:t>lsp_nrclaimwithoutgst</w:t>
            </w:r>
            <w:proofErr w:type="spellEnd"/>
          </w:p>
        </w:tc>
        <w:tc>
          <w:tcPr>
            <w:tcW w:w="2102" w:type="dxa"/>
          </w:tcPr>
          <w:p w:rsidR="001A496D" w:rsidRDefault="00000000" w14:paraId="57C24CAC" w14:textId="77777777">
            <w:pPr>
              <w:spacing w:after="0"/>
              <w:cnfStyle w:val="000000100000" w:firstRow="0" w:lastRow="0" w:firstColumn="0" w:lastColumn="0" w:oddVBand="0" w:evenVBand="0" w:oddHBand="1" w:evenHBand="0" w:firstRowFirstColumn="0" w:firstRowLastColumn="0" w:lastRowFirstColumn="0" w:lastRowLastColumn="0"/>
            </w:pPr>
            <w:r>
              <w:rPr>
                <w:sz w:val="19"/>
              </w:rPr>
              <w:t>value becomes ex-GST</w:t>
            </w:r>
          </w:p>
        </w:tc>
      </w:tr>
      <w:tr w:rsidR="001A496D" w:rsidTr="001A496D" w14:paraId="755617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2" w:type="dxa"/>
          </w:tcPr>
          <w:p w:rsidR="001A496D" w:rsidRDefault="00000000" w14:paraId="45D51C6C" w14:textId="77777777">
            <w:pPr>
              <w:spacing w:after="0"/>
            </w:pPr>
            <w:proofErr w:type="spellStart"/>
            <w:r>
              <w:rPr>
                <w:rFonts w:ascii="Consolas" w:hAnsi="Consolas"/>
                <w:sz w:val="19"/>
              </w:rPr>
              <w:t>lsp_priceoffclaimwithsr</w:t>
            </w:r>
            <w:proofErr w:type="spellEnd"/>
          </w:p>
        </w:tc>
        <w:tc>
          <w:tcPr>
            <w:tcW w:w="2102" w:type="dxa"/>
          </w:tcPr>
          <w:p w:rsidR="001A496D" w:rsidRDefault="00000000" w14:paraId="1BB03347"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 (decimal)</w:t>
            </w:r>
          </w:p>
        </w:tc>
        <w:tc>
          <w:tcPr>
            <w:tcW w:w="2102" w:type="dxa"/>
          </w:tcPr>
          <w:p w:rsidR="001A496D" w:rsidRDefault="00000000" w14:paraId="51ABEEAD"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2102" w:type="dxa"/>
          </w:tcPr>
          <w:p w:rsidR="001A496D" w:rsidRDefault="00000000" w14:paraId="4BF0526A" w14:textId="77777777">
            <w:pPr>
              <w:spacing w:after="0"/>
              <w:cnfStyle w:val="000000010000" w:firstRow="0" w:lastRow="0" w:firstColumn="0" w:lastColumn="0" w:oddVBand="0" w:evenVBand="0" w:oddHBand="0" w:evenHBand="1" w:firstRowFirstColumn="0" w:firstRowLastColumn="0" w:lastRowFirstColumn="0" w:lastRowLastColumn="0"/>
            </w:pPr>
            <w:r>
              <w:rPr>
                <w:sz w:val="19"/>
              </w:rPr>
              <w:t xml:space="preserve">Σ </w:t>
            </w:r>
            <w:proofErr w:type="spellStart"/>
            <w:r>
              <w:rPr>
                <w:rFonts w:ascii="Consolas" w:hAnsi="Consolas"/>
                <w:sz w:val="19"/>
              </w:rPr>
              <w:t>lsp_priceoffclaimwithsrwithoutgst</w:t>
            </w:r>
            <w:proofErr w:type="spellEnd"/>
          </w:p>
        </w:tc>
        <w:tc>
          <w:tcPr>
            <w:tcW w:w="2102" w:type="dxa"/>
          </w:tcPr>
          <w:p w:rsidR="001A496D" w:rsidRDefault="00000000" w14:paraId="5D96981A" w14:textId="77777777">
            <w:pPr>
              <w:spacing w:after="0"/>
              <w:cnfStyle w:val="000000010000" w:firstRow="0" w:lastRow="0" w:firstColumn="0" w:lastColumn="0" w:oddVBand="0" w:evenVBand="0" w:oddHBand="0" w:evenHBand="1" w:firstRowFirstColumn="0" w:firstRowLastColumn="0" w:lastRowFirstColumn="0" w:lastRowLastColumn="0"/>
            </w:pPr>
            <w:r>
              <w:rPr>
                <w:sz w:val="19"/>
              </w:rPr>
              <w:t>value becomes ex-GST</w:t>
            </w:r>
          </w:p>
        </w:tc>
      </w:tr>
    </w:tbl>
    <w:p w:rsidR="001A496D" w:rsidRDefault="00000000" w14:paraId="3814A38B" w14:textId="77777777">
      <w:pPr>
        <w:spacing w:before="200" w:after="80"/>
      </w:pPr>
      <w:r>
        <w:rPr>
          <w:b/>
          <w:color w:val="1F3A5F"/>
          <w:sz w:val="28"/>
        </w:rPr>
        <w:t>4. `</w:t>
      </w:r>
      <w:proofErr w:type="spellStart"/>
      <w:r>
        <w:rPr>
          <w:b/>
          <w:color w:val="1F3A5F"/>
          <w:sz w:val="28"/>
        </w:rPr>
        <w:t>lsp_lineitems</w:t>
      </w:r>
      <w:proofErr w:type="spellEnd"/>
      <w:r>
        <w:rPr>
          <w:b/>
          <w:color w:val="1F3A5F"/>
          <w:sz w:val="28"/>
        </w:rPr>
        <w:t>` array (new)</w:t>
      </w:r>
    </w:p>
    <w:p w:rsidR="001A496D" w:rsidRDefault="00000000" w14:paraId="0AD2EE8F" w14:textId="125A136F">
      <w:r>
        <w:t xml:space="preserve">Source </w:t>
      </w:r>
      <w:proofErr w:type="spellStart"/>
      <w:r>
        <w:rPr>
          <w:rFonts w:ascii="Consolas" w:hAnsi="Consolas"/>
          <w:sz w:val="18"/>
        </w:rPr>
        <w:t>lsp_claimlineitemdetail</w:t>
      </w:r>
      <w:proofErr w:type="spellEnd"/>
      <w:r>
        <w:t xml:space="preserve">. </w:t>
      </w:r>
      <w:proofErr w:type="gramStart"/>
      <w:r>
        <w:t>Typically</w:t>
      </w:r>
      <w:proofErr w:type="gramEnd"/>
      <w:r>
        <w:t xml:space="preserve"> 1,600 to 2,000 rows per claim,</w:t>
      </w:r>
      <w:r w:rsidR="007F4545">
        <w:t xml:space="preserve"> can be</w:t>
      </w:r>
      <w:r>
        <w:t xml:space="preserve"> up to about 5,000</w:t>
      </w:r>
      <w:r w:rsidR="007F4545">
        <w:t>+</w:t>
      </w:r>
      <w:r>
        <w:t>. Key names match the incoming Synapse feed so the DMS side can reuse its existing mapping.</w:t>
      </w:r>
    </w:p>
    <w:tbl>
      <w:tblPr>
        <w:tblStyle w:val="LightGrid-Accent1"/>
        <w:tblW w:w="5000" w:type="pct"/>
        <w:tblBorders>
          <w:top w:val="single" w:color="7F9DC7" w:sz="6" w:space="0"/>
          <w:left w:val="single" w:color="7F9DC7" w:sz="6" w:space="0"/>
          <w:bottom w:val="single" w:color="7F9DC7" w:sz="6" w:space="0"/>
          <w:right w:val="single" w:color="7F9DC7" w:sz="6" w:space="0"/>
          <w:insideH w:val="single" w:color="B4C6E7" w:sz="6" w:space="0"/>
          <w:insideV w:val="single" w:color="B4C6E7" w:sz="6" w:space="0"/>
        </w:tblBorders>
        <w:tblCellMar>
          <w:top w:w="36" w:type="dxa"/>
          <w:left w:w="72" w:type="dxa"/>
          <w:bottom w:w="36" w:type="dxa"/>
          <w:right w:w="72" w:type="dxa"/>
        </w:tblCellMar>
        <w:tblLook w:val="04A0" w:firstRow="1" w:lastRow="0" w:firstColumn="1" w:lastColumn="0" w:noHBand="0" w:noVBand="1"/>
      </w:tblPr>
      <w:tblGrid>
        <w:gridCol w:w="715"/>
        <w:gridCol w:w="2547"/>
        <w:gridCol w:w="1063"/>
        <w:gridCol w:w="1570"/>
        <w:gridCol w:w="3592"/>
        <w:gridCol w:w="1169"/>
      </w:tblGrid>
      <w:tr w:rsidR="001A496D" w:rsidTr="001A496D" w14:paraId="6D6D0C6B"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52" w:type="dxa"/>
            <w:shd w:val="clear" w:color="auto" w:fill="D9E2F3"/>
            <w:vAlign w:val="center"/>
          </w:tcPr>
          <w:p w:rsidR="001A496D" w:rsidRDefault="00000000" w14:paraId="59168D02" w14:textId="77777777">
            <w:pPr>
              <w:spacing w:after="0"/>
            </w:pPr>
            <w:r>
              <w:rPr>
                <w:sz w:val="20"/>
              </w:rPr>
              <w:t>#</w:t>
            </w:r>
          </w:p>
        </w:tc>
        <w:tc>
          <w:tcPr>
            <w:tcW w:w="1752" w:type="dxa"/>
            <w:shd w:val="clear" w:color="auto" w:fill="D9E2F3"/>
            <w:vAlign w:val="center"/>
          </w:tcPr>
          <w:p w:rsidR="001A496D" w:rsidRDefault="00000000" w14:paraId="512C743F" w14:textId="77777777">
            <w:pPr>
              <w:spacing w:after="0"/>
              <w:cnfStyle w:val="100000000000" w:firstRow="1" w:lastRow="0" w:firstColumn="0" w:lastColumn="0" w:oddVBand="0" w:evenVBand="0" w:oddHBand="0" w:evenHBand="0" w:firstRowFirstColumn="0" w:firstRowLastColumn="0" w:lastRowFirstColumn="0" w:lastRowLastColumn="0"/>
            </w:pPr>
            <w:r>
              <w:rPr>
                <w:sz w:val="20"/>
              </w:rPr>
              <w:t>Key</w:t>
            </w:r>
          </w:p>
        </w:tc>
        <w:tc>
          <w:tcPr>
            <w:tcW w:w="1752" w:type="dxa"/>
            <w:shd w:val="clear" w:color="auto" w:fill="D9E2F3"/>
            <w:vAlign w:val="center"/>
          </w:tcPr>
          <w:p w:rsidR="001A496D" w:rsidRDefault="00000000" w14:paraId="31746BA8" w14:textId="77777777">
            <w:pPr>
              <w:spacing w:after="0"/>
              <w:cnfStyle w:val="100000000000" w:firstRow="1" w:lastRow="0" w:firstColumn="0" w:lastColumn="0" w:oddVBand="0" w:evenVBand="0" w:oddHBand="0" w:evenHBand="0" w:firstRowFirstColumn="0" w:firstRowLastColumn="0" w:lastRowFirstColumn="0" w:lastRowLastColumn="0"/>
            </w:pPr>
            <w:r>
              <w:rPr>
                <w:sz w:val="20"/>
              </w:rPr>
              <w:t>JSON type</w:t>
            </w:r>
          </w:p>
        </w:tc>
        <w:tc>
          <w:tcPr>
            <w:tcW w:w="1752" w:type="dxa"/>
            <w:shd w:val="clear" w:color="auto" w:fill="D9E2F3"/>
            <w:vAlign w:val="center"/>
          </w:tcPr>
          <w:p w:rsidR="001A496D" w:rsidRDefault="00000000" w14:paraId="5A52CC8B" w14:textId="77777777">
            <w:pPr>
              <w:spacing w:after="0"/>
              <w:cnfStyle w:val="100000000000" w:firstRow="1" w:lastRow="0" w:firstColumn="0" w:lastColumn="0" w:oddVBand="0" w:evenVBand="0" w:oddHBand="0" w:evenHBand="0" w:firstRowFirstColumn="0" w:firstRowLastColumn="0" w:lastRowFirstColumn="0" w:lastRowLastColumn="0"/>
            </w:pPr>
            <w:r>
              <w:rPr>
                <w:sz w:val="20"/>
              </w:rPr>
              <w:t>Suggested SQL type</w:t>
            </w:r>
          </w:p>
        </w:tc>
        <w:tc>
          <w:tcPr>
            <w:tcW w:w="1752" w:type="dxa"/>
            <w:shd w:val="clear" w:color="auto" w:fill="D9E2F3"/>
            <w:vAlign w:val="center"/>
          </w:tcPr>
          <w:p w:rsidR="001A496D" w:rsidRDefault="00000000" w14:paraId="357DD966" w14:textId="77777777">
            <w:pPr>
              <w:spacing w:after="0"/>
              <w:cnfStyle w:val="100000000000" w:firstRow="1" w:lastRow="0" w:firstColumn="0" w:lastColumn="0" w:oddVBand="0" w:evenVBand="0" w:oddHBand="0" w:evenHBand="0" w:firstRowFirstColumn="0" w:firstRowLastColumn="0" w:lastRowFirstColumn="0" w:lastRowLastColumn="0"/>
            </w:pPr>
            <w:r>
              <w:rPr>
                <w:sz w:val="20"/>
              </w:rPr>
              <w:t>Source column</w:t>
            </w:r>
          </w:p>
        </w:tc>
        <w:tc>
          <w:tcPr>
            <w:tcW w:w="1752" w:type="dxa"/>
            <w:shd w:val="clear" w:color="auto" w:fill="D9E2F3"/>
            <w:vAlign w:val="center"/>
          </w:tcPr>
          <w:p w:rsidR="001A496D" w:rsidRDefault="00000000" w14:paraId="3809DCEC" w14:textId="77777777">
            <w:pPr>
              <w:spacing w:after="0"/>
              <w:cnfStyle w:val="100000000000" w:firstRow="1" w:lastRow="0" w:firstColumn="0" w:lastColumn="0" w:oddVBand="0" w:evenVBand="0" w:oddHBand="0" w:evenHBand="0" w:firstRowFirstColumn="0" w:firstRowLastColumn="0" w:lastRowFirstColumn="0" w:lastRowLastColumn="0"/>
            </w:pPr>
            <w:r>
              <w:rPr>
                <w:sz w:val="20"/>
              </w:rPr>
              <w:t>Status</w:t>
            </w:r>
          </w:p>
        </w:tc>
      </w:tr>
      <w:tr w:rsidR="001A496D" w:rsidTr="001A496D" w14:paraId="731F69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0B82580A" w14:textId="77777777">
            <w:pPr>
              <w:spacing w:after="0"/>
            </w:pPr>
            <w:r>
              <w:rPr>
                <w:sz w:val="19"/>
              </w:rPr>
              <w:t>1</w:t>
            </w:r>
          </w:p>
        </w:tc>
        <w:tc>
          <w:tcPr>
            <w:tcW w:w="1752" w:type="dxa"/>
          </w:tcPr>
          <w:p w:rsidR="001A496D" w:rsidRDefault="00000000" w14:paraId="22783227"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line_id</w:t>
            </w:r>
            <w:proofErr w:type="spellEnd"/>
          </w:p>
        </w:tc>
        <w:tc>
          <w:tcPr>
            <w:tcW w:w="1752" w:type="dxa"/>
          </w:tcPr>
          <w:p w:rsidR="001A496D" w:rsidRDefault="00000000" w14:paraId="7828D6AF"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 (GUID)</w:t>
            </w:r>
          </w:p>
        </w:tc>
        <w:tc>
          <w:tcPr>
            <w:tcW w:w="1752" w:type="dxa"/>
          </w:tcPr>
          <w:p w:rsidR="001A496D" w:rsidRDefault="00000000" w14:paraId="51C0F394"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CHAR(</w:t>
            </w:r>
            <w:proofErr w:type="gramEnd"/>
            <w:r>
              <w:rPr>
                <w:rFonts w:ascii="Consolas" w:hAnsi="Consolas"/>
                <w:sz w:val="19"/>
              </w:rPr>
              <w:t>36)</w:t>
            </w:r>
          </w:p>
        </w:tc>
        <w:tc>
          <w:tcPr>
            <w:tcW w:w="1752" w:type="dxa"/>
          </w:tcPr>
          <w:p w:rsidR="001A496D" w:rsidRDefault="00000000" w14:paraId="724D6647"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lsp_claimlineitemdetailid</w:t>
            </w:r>
            <w:proofErr w:type="spellEnd"/>
          </w:p>
        </w:tc>
        <w:tc>
          <w:tcPr>
            <w:tcW w:w="1752" w:type="dxa"/>
          </w:tcPr>
          <w:p w:rsidR="001A496D" w:rsidRDefault="00000000" w14:paraId="1E59B91E" w14:textId="77777777">
            <w:pPr>
              <w:spacing w:after="0"/>
              <w:cnfStyle w:val="000000100000" w:firstRow="0" w:lastRow="0" w:firstColumn="0" w:lastColumn="0" w:oddVBand="0" w:evenVBand="0" w:oddHBand="1" w:evenHBand="0" w:firstRowFirstColumn="0" w:firstRowLastColumn="0" w:lastRowFirstColumn="0" w:lastRowLastColumn="0"/>
            </w:pPr>
            <w:r>
              <w:rPr>
                <w:b/>
                <w:sz w:val="19"/>
              </w:rPr>
              <w:t>NEW</w:t>
            </w:r>
            <w:r>
              <w:rPr>
                <w:sz w:val="19"/>
              </w:rPr>
              <w:t>, unique key</w:t>
            </w:r>
          </w:p>
        </w:tc>
      </w:tr>
      <w:tr w:rsidR="001A496D" w:rsidTr="001A496D" w14:paraId="26AF045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17129C72" w14:textId="77777777">
            <w:pPr>
              <w:spacing w:after="0"/>
            </w:pPr>
            <w:r>
              <w:rPr>
                <w:sz w:val="19"/>
              </w:rPr>
              <w:t>2</w:t>
            </w:r>
          </w:p>
        </w:tc>
        <w:tc>
          <w:tcPr>
            <w:tcW w:w="1752" w:type="dxa"/>
          </w:tcPr>
          <w:p w:rsidR="001A496D" w:rsidRDefault="00000000" w14:paraId="400884C6"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DistCode</w:t>
            </w:r>
            <w:proofErr w:type="spellEnd"/>
          </w:p>
        </w:tc>
        <w:tc>
          <w:tcPr>
            <w:tcW w:w="1752" w:type="dxa"/>
          </w:tcPr>
          <w:p w:rsidR="001A496D" w:rsidRDefault="00000000" w14:paraId="21DA8516"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w:t>
            </w:r>
          </w:p>
        </w:tc>
        <w:tc>
          <w:tcPr>
            <w:tcW w:w="1752" w:type="dxa"/>
          </w:tcPr>
          <w:p w:rsidR="001A496D" w:rsidRDefault="00000000" w14:paraId="573058B5"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VARCHAR(</w:t>
            </w:r>
            <w:proofErr w:type="gramEnd"/>
            <w:r>
              <w:rPr>
                <w:rFonts w:ascii="Consolas" w:hAnsi="Consolas"/>
                <w:sz w:val="19"/>
              </w:rPr>
              <w:t>20)</w:t>
            </w:r>
          </w:p>
        </w:tc>
        <w:tc>
          <w:tcPr>
            <w:tcW w:w="1752" w:type="dxa"/>
          </w:tcPr>
          <w:p w:rsidR="001A496D" w:rsidRDefault="00000000" w14:paraId="74C80F09" w14:textId="77777777">
            <w:pPr>
              <w:spacing w:after="0"/>
              <w:cnfStyle w:val="000000010000" w:firstRow="0" w:lastRow="0" w:firstColumn="0" w:lastColumn="0" w:oddVBand="0" w:evenVBand="0" w:oddHBand="0" w:evenHBand="1" w:firstRowFirstColumn="0" w:firstRowLastColumn="0" w:lastRowFirstColumn="0" w:lastRowLastColumn="0"/>
            </w:pPr>
            <w:r>
              <w:rPr>
                <w:sz w:val="19"/>
              </w:rPr>
              <w:t xml:space="preserve">claim </w:t>
            </w:r>
            <w:proofErr w:type="spellStart"/>
            <w:r>
              <w:rPr>
                <w:rFonts w:ascii="Consolas" w:hAnsi="Consolas"/>
                <w:sz w:val="19"/>
              </w:rPr>
              <w:t>lsp_distcode</w:t>
            </w:r>
            <w:proofErr w:type="spellEnd"/>
          </w:p>
        </w:tc>
        <w:tc>
          <w:tcPr>
            <w:tcW w:w="1752" w:type="dxa"/>
          </w:tcPr>
          <w:p w:rsidR="001A496D" w:rsidRDefault="00000000" w14:paraId="39F5D311" w14:textId="77777777">
            <w:pPr>
              <w:spacing w:after="0"/>
              <w:cnfStyle w:val="000000010000" w:firstRow="0" w:lastRow="0" w:firstColumn="0" w:lastColumn="0" w:oddVBand="0" w:evenVBand="0" w:oddHBand="0" w:evenHBand="1" w:firstRowFirstColumn="0" w:firstRowLastColumn="0" w:lastRowFirstColumn="0" w:lastRowLastColumn="0"/>
            </w:pPr>
            <w:r>
              <w:rPr>
                <w:sz w:val="19"/>
              </w:rPr>
              <w:t>header value</w:t>
            </w:r>
          </w:p>
        </w:tc>
      </w:tr>
      <w:tr w:rsidR="001A496D" w:rsidTr="001A496D" w14:paraId="2E361F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2345B321" w14:textId="77777777">
            <w:pPr>
              <w:spacing w:after="0"/>
            </w:pPr>
            <w:r>
              <w:rPr>
                <w:sz w:val="19"/>
              </w:rPr>
              <w:t>3</w:t>
            </w:r>
          </w:p>
        </w:tc>
        <w:tc>
          <w:tcPr>
            <w:tcW w:w="1752" w:type="dxa"/>
          </w:tcPr>
          <w:p w:rsidR="001A496D" w:rsidRDefault="00000000" w14:paraId="43F5BDB3"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DistName</w:t>
            </w:r>
            <w:proofErr w:type="spellEnd"/>
          </w:p>
        </w:tc>
        <w:tc>
          <w:tcPr>
            <w:tcW w:w="1752" w:type="dxa"/>
          </w:tcPr>
          <w:p w:rsidR="001A496D" w:rsidRDefault="00000000" w14:paraId="457B4528"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w:t>
            </w:r>
          </w:p>
        </w:tc>
        <w:tc>
          <w:tcPr>
            <w:tcW w:w="1752" w:type="dxa"/>
          </w:tcPr>
          <w:p w:rsidR="001A496D" w:rsidRDefault="00000000" w14:paraId="2518F429"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VARCHAR(</w:t>
            </w:r>
            <w:proofErr w:type="gramEnd"/>
            <w:r>
              <w:rPr>
                <w:rFonts w:ascii="Consolas" w:hAnsi="Consolas"/>
                <w:sz w:val="19"/>
              </w:rPr>
              <w:t>200)</w:t>
            </w:r>
          </w:p>
        </w:tc>
        <w:tc>
          <w:tcPr>
            <w:tcW w:w="1752" w:type="dxa"/>
          </w:tcPr>
          <w:p w:rsidR="001A496D" w:rsidRDefault="00000000" w14:paraId="495BA08F" w14:textId="77777777">
            <w:pPr>
              <w:spacing w:after="0"/>
              <w:cnfStyle w:val="000000100000" w:firstRow="0" w:lastRow="0" w:firstColumn="0" w:lastColumn="0" w:oddVBand="0" w:evenVBand="0" w:oddHBand="1" w:evenHBand="0" w:firstRowFirstColumn="0" w:firstRowLastColumn="0" w:lastRowFirstColumn="0" w:lastRowLastColumn="0"/>
            </w:pPr>
            <w:r>
              <w:rPr>
                <w:sz w:val="19"/>
              </w:rPr>
              <w:t xml:space="preserve">distributor </w:t>
            </w:r>
            <w:proofErr w:type="spellStart"/>
            <w:r>
              <w:rPr>
                <w:rFonts w:ascii="Consolas" w:hAnsi="Consolas"/>
                <w:sz w:val="19"/>
              </w:rPr>
              <w:t>lsp_distributorname</w:t>
            </w:r>
            <w:proofErr w:type="spellEnd"/>
          </w:p>
        </w:tc>
        <w:tc>
          <w:tcPr>
            <w:tcW w:w="1752" w:type="dxa"/>
          </w:tcPr>
          <w:p w:rsidR="001A496D" w:rsidRDefault="00000000" w14:paraId="5B2B7BB8" w14:textId="77777777">
            <w:pPr>
              <w:spacing w:after="0"/>
              <w:cnfStyle w:val="000000100000" w:firstRow="0" w:lastRow="0" w:firstColumn="0" w:lastColumn="0" w:oddVBand="0" w:evenVBand="0" w:oddHBand="1" w:evenHBand="0" w:firstRowFirstColumn="0" w:firstRowLastColumn="0" w:lastRowFirstColumn="0" w:lastRowLastColumn="0"/>
            </w:pPr>
            <w:r>
              <w:rPr>
                <w:sz w:val="19"/>
              </w:rPr>
              <w:t>header value</w:t>
            </w:r>
          </w:p>
        </w:tc>
      </w:tr>
      <w:tr w:rsidR="001A496D" w:rsidTr="001A496D" w14:paraId="50383FB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6D693364" w14:textId="77777777">
            <w:pPr>
              <w:spacing w:after="0"/>
            </w:pPr>
            <w:r>
              <w:rPr>
                <w:sz w:val="19"/>
              </w:rPr>
              <w:t>4</w:t>
            </w:r>
          </w:p>
        </w:tc>
        <w:tc>
          <w:tcPr>
            <w:tcW w:w="1752" w:type="dxa"/>
          </w:tcPr>
          <w:p w:rsidR="001A496D" w:rsidRDefault="00000000" w14:paraId="77E5687A"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InvoiceDate</w:t>
            </w:r>
            <w:proofErr w:type="spellEnd"/>
          </w:p>
        </w:tc>
        <w:tc>
          <w:tcPr>
            <w:tcW w:w="1752" w:type="dxa"/>
          </w:tcPr>
          <w:p w:rsidR="001A496D" w:rsidRDefault="00000000" w14:paraId="36E618EA"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 (ISO 8601)</w:t>
            </w:r>
          </w:p>
        </w:tc>
        <w:tc>
          <w:tcPr>
            <w:tcW w:w="1752" w:type="dxa"/>
          </w:tcPr>
          <w:p w:rsidR="001A496D" w:rsidRDefault="00000000" w14:paraId="3456A7F1" w14:textId="77777777">
            <w:pPr>
              <w:spacing w:after="0"/>
              <w:cnfStyle w:val="000000010000" w:firstRow="0" w:lastRow="0" w:firstColumn="0" w:lastColumn="0" w:oddVBand="0" w:evenVBand="0" w:oddHBand="0" w:evenHBand="1" w:firstRowFirstColumn="0" w:firstRowLastColumn="0" w:lastRowFirstColumn="0" w:lastRowLastColumn="0"/>
            </w:pPr>
            <w:r>
              <w:rPr>
                <w:rFonts w:ascii="Consolas" w:hAnsi="Consolas"/>
                <w:sz w:val="19"/>
              </w:rPr>
              <w:t>DATE</w:t>
            </w:r>
          </w:p>
        </w:tc>
        <w:tc>
          <w:tcPr>
            <w:tcW w:w="1752" w:type="dxa"/>
          </w:tcPr>
          <w:p w:rsidR="001A496D" w:rsidRDefault="00000000" w14:paraId="7B75A7B5"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lsp_invoicedate</w:t>
            </w:r>
            <w:proofErr w:type="spellEnd"/>
          </w:p>
        </w:tc>
        <w:tc>
          <w:tcPr>
            <w:tcW w:w="1752" w:type="dxa"/>
          </w:tcPr>
          <w:p w:rsidR="001A496D" w:rsidRDefault="00000000" w14:paraId="6BAFBED1" w14:textId="77777777">
            <w:pPr>
              <w:spacing w:after="0"/>
              <w:cnfStyle w:val="000000010000" w:firstRow="0" w:lastRow="0" w:firstColumn="0" w:lastColumn="0" w:oddVBand="0" w:evenVBand="0" w:oddHBand="0" w:evenHBand="1" w:firstRowFirstColumn="0" w:firstRowLastColumn="0" w:lastRowFirstColumn="0" w:lastRowLastColumn="0"/>
            </w:pPr>
            <w:r>
              <w:rPr>
                <w:b/>
                <w:sz w:val="19"/>
              </w:rPr>
              <w:t>not populated today</w:t>
            </w:r>
          </w:p>
        </w:tc>
      </w:tr>
      <w:tr w:rsidR="001A496D" w:rsidTr="001A496D" w14:paraId="106022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18F0A5E6" w14:textId="77777777">
            <w:pPr>
              <w:spacing w:after="0"/>
            </w:pPr>
            <w:r>
              <w:rPr>
                <w:sz w:val="19"/>
              </w:rPr>
              <w:t>5</w:t>
            </w:r>
          </w:p>
        </w:tc>
        <w:tc>
          <w:tcPr>
            <w:tcW w:w="1752" w:type="dxa"/>
          </w:tcPr>
          <w:p w:rsidR="001A496D" w:rsidRDefault="00000000" w14:paraId="6319234C"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GeneratedOnDate</w:t>
            </w:r>
            <w:proofErr w:type="spellEnd"/>
          </w:p>
        </w:tc>
        <w:tc>
          <w:tcPr>
            <w:tcW w:w="1752" w:type="dxa"/>
          </w:tcPr>
          <w:p w:rsidR="001A496D" w:rsidRDefault="00000000" w14:paraId="566C0408"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 (ISO 8601)</w:t>
            </w:r>
          </w:p>
        </w:tc>
        <w:tc>
          <w:tcPr>
            <w:tcW w:w="1752" w:type="dxa"/>
          </w:tcPr>
          <w:p w:rsidR="001A496D" w:rsidRDefault="00000000" w14:paraId="08E3968E" w14:textId="77777777">
            <w:pPr>
              <w:spacing w:after="0"/>
              <w:cnfStyle w:val="000000100000" w:firstRow="0" w:lastRow="0" w:firstColumn="0" w:lastColumn="0" w:oddVBand="0" w:evenVBand="0" w:oddHBand="1" w:evenHBand="0" w:firstRowFirstColumn="0" w:firstRowLastColumn="0" w:lastRowFirstColumn="0" w:lastRowLastColumn="0"/>
            </w:pPr>
            <w:r>
              <w:rPr>
                <w:rFonts w:ascii="Consolas" w:hAnsi="Consolas"/>
                <w:sz w:val="19"/>
              </w:rPr>
              <w:t>DATETIME</w:t>
            </w:r>
          </w:p>
        </w:tc>
        <w:tc>
          <w:tcPr>
            <w:tcW w:w="1752" w:type="dxa"/>
          </w:tcPr>
          <w:p w:rsidR="001A496D" w:rsidRDefault="00000000" w14:paraId="1E136B6D" w14:textId="77777777">
            <w:pPr>
              <w:spacing w:after="0"/>
              <w:cnfStyle w:val="000000100000" w:firstRow="0" w:lastRow="0" w:firstColumn="0" w:lastColumn="0" w:oddVBand="0" w:evenVBand="0" w:oddHBand="1" w:evenHBand="0" w:firstRowFirstColumn="0" w:firstRowLastColumn="0" w:lastRowFirstColumn="0" w:lastRowLastColumn="0"/>
            </w:pPr>
            <w:r>
              <w:rPr>
                <w:sz w:val="19"/>
              </w:rPr>
              <w:t xml:space="preserve">claim </w:t>
            </w:r>
            <w:proofErr w:type="spellStart"/>
            <w:r>
              <w:rPr>
                <w:rFonts w:ascii="Consolas" w:hAnsi="Consolas"/>
                <w:sz w:val="19"/>
              </w:rPr>
              <w:t>lsp_generatedondate</w:t>
            </w:r>
            <w:proofErr w:type="spellEnd"/>
          </w:p>
        </w:tc>
        <w:tc>
          <w:tcPr>
            <w:tcW w:w="1752" w:type="dxa"/>
          </w:tcPr>
          <w:p w:rsidR="001A496D" w:rsidRDefault="00000000" w14:paraId="6A0D0405" w14:textId="77777777">
            <w:pPr>
              <w:spacing w:after="0"/>
              <w:cnfStyle w:val="000000100000" w:firstRow="0" w:lastRow="0" w:firstColumn="0" w:lastColumn="0" w:oddVBand="0" w:evenVBand="0" w:oddHBand="1" w:evenHBand="0" w:firstRowFirstColumn="0" w:firstRowLastColumn="0" w:lastRowFirstColumn="0" w:lastRowLastColumn="0"/>
            </w:pPr>
            <w:r>
              <w:rPr>
                <w:sz w:val="19"/>
              </w:rPr>
              <w:t>header value</w:t>
            </w:r>
          </w:p>
        </w:tc>
      </w:tr>
      <w:tr w:rsidR="001A496D" w:rsidTr="001A496D" w14:paraId="7EEE92F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53121402" w14:textId="77777777">
            <w:pPr>
              <w:spacing w:after="0"/>
            </w:pPr>
            <w:r>
              <w:rPr>
                <w:sz w:val="19"/>
              </w:rPr>
              <w:t>6</w:t>
            </w:r>
          </w:p>
        </w:tc>
        <w:tc>
          <w:tcPr>
            <w:tcW w:w="1752" w:type="dxa"/>
          </w:tcPr>
          <w:p w:rsidR="001A496D" w:rsidRDefault="00000000" w14:paraId="7796779A" w14:textId="77777777">
            <w:pPr>
              <w:spacing w:after="0"/>
              <w:cnfStyle w:val="000000010000" w:firstRow="0" w:lastRow="0" w:firstColumn="0" w:lastColumn="0" w:oddVBand="0" w:evenVBand="0" w:oddHBand="0" w:evenHBand="1" w:firstRowFirstColumn="0" w:firstRowLastColumn="0" w:lastRowFirstColumn="0" w:lastRowLastColumn="0"/>
            </w:pPr>
            <w:r>
              <w:rPr>
                <w:rFonts w:ascii="Consolas" w:hAnsi="Consolas"/>
                <w:sz w:val="19"/>
              </w:rPr>
              <w:t>Retailer Code</w:t>
            </w:r>
          </w:p>
        </w:tc>
        <w:tc>
          <w:tcPr>
            <w:tcW w:w="1752" w:type="dxa"/>
          </w:tcPr>
          <w:p w:rsidR="001A496D" w:rsidRDefault="00000000" w14:paraId="627737D8"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w:t>
            </w:r>
          </w:p>
        </w:tc>
        <w:tc>
          <w:tcPr>
            <w:tcW w:w="1752" w:type="dxa"/>
          </w:tcPr>
          <w:p w:rsidR="001A496D" w:rsidRDefault="00000000" w14:paraId="12A63EB3"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VARCHAR(</w:t>
            </w:r>
            <w:proofErr w:type="gramEnd"/>
            <w:r>
              <w:rPr>
                <w:rFonts w:ascii="Consolas" w:hAnsi="Consolas"/>
                <w:sz w:val="19"/>
              </w:rPr>
              <w:t>30)</w:t>
            </w:r>
          </w:p>
        </w:tc>
        <w:tc>
          <w:tcPr>
            <w:tcW w:w="1752" w:type="dxa"/>
          </w:tcPr>
          <w:p w:rsidR="001A496D" w:rsidRDefault="00000000" w14:paraId="0EC01BB8"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lsp_retailercode</w:t>
            </w:r>
            <w:proofErr w:type="spellEnd"/>
          </w:p>
        </w:tc>
        <w:tc>
          <w:tcPr>
            <w:tcW w:w="1752" w:type="dxa"/>
          </w:tcPr>
          <w:p w:rsidR="001A496D" w:rsidRDefault="00000000" w14:paraId="7AF40847"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exists</w:t>
            </w:r>
          </w:p>
        </w:tc>
      </w:tr>
      <w:tr w:rsidR="001A496D" w:rsidTr="001A496D" w14:paraId="444D6F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2188DB49" w14:textId="77777777">
            <w:pPr>
              <w:spacing w:after="0"/>
            </w:pPr>
            <w:r>
              <w:rPr>
                <w:sz w:val="19"/>
              </w:rPr>
              <w:t>7</w:t>
            </w:r>
          </w:p>
        </w:tc>
        <w:tc>
          <w:tcPr>
            <w:tcW w:w="1752" w:type="dxa"/>
          </w:tcPr>
          <w:p w:rsidR="001A496D" w:rsidRDefault="00000000" w14:paraId="1A5132FF" w14:textId="77777777">
            <w:pPr>
              <w:spacing w:after="0"/>
              <w:cnfStyle w:val="000000100000" w:firstRow="0" w:lastRow="0" w:firstColumn="0" w:lastColumn="0" w:oddVBand="0" w:evenVBand="0" w:oddHBand="1" w:evenHBand="0" w:firstRowFirstColumn="0" w:firstRowLastColumn="0" w:lastRowFirstColumn="0" w:lastRowLastColumn="0"/>
            </w:pPr>
            <w:r>
              <w:rPr>
                <w:rFonts w:ascii="Consolas" w:hAnsi="Consolas"/>
                <w:sz w:val="19"/>
              </w:rPr>
              <w:t>Retailer Name</w:t>
            </w:r>
          </w:p>
        </w:tc>
        <w:tc>
          <w:tcPr>
            <w:tcW w:w="1752" w:type="dxa"/>
          </w:tcPr>
          <w:p w:rsidR="001A496D" w:rsidRDefault="00000000" w14:paraId="381E324F"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w:t>
            </w:r>
          </w:p>
        </w:tc>
        <w:tc>
          <w:tcPr>
            <w:tcW w:w="1752" w:type="dxa"/>
          </w:tcPr>
          <w:p w:rsidR="001A496D" w:rsidRDefault="00000000" w14:paraId="797CDA16"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VARCHAR(</w:t>
            </w:r>
            <w:proofErr w:type="gramEnd"/>
            <w:r>
              <w:rPr>
                <w:rFonts w:ascii="Consolas" w:hAnsi="Consolas"/>
                <w:sz w:val="19"/>
              </w:rPr>
              <w:t>200)</w:t>
            </w:r>
          </w:p>
        </w:tc>
        <w:tc>
          <w:tcPr>
            <w:tcW w:w="1752" w:type="dxa"/>
          </w:tcPr>
          <w:p w:rsidR="001A496D" w:rsidRDefault="00000000" w14:paraId="45C77295"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lsp_retailername</w:t>
            </w:r>
            <w:proofErr w:type="spellEnd"/>
          </w:p>
        </w:tc>
        <w:tc>
          <w:tcPr>
            <w:tcW w:w="1752" w:type="dxa"/>
          </w:tcPr>
          <w:p w:rsidR="001A496D" w:rsidRDefault="00000000" w14:paraId="0F8389E2"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exists</w:t>
            </w:r>
          </w:p>
        </w:tc>
      </w:tr>
      <w:tr w:rsidR="001A496D" w:rsidTr="001A496D" w14:paraId="3108B54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69AB3325" w14:textId="77777777">
            <w:pPr>
              <w:spacing w:after="0"/>
            </w:pPr>
            <w:r>
              <w:rPr>
                <w:sz w:val="19"/>
              </w:rPr>
              <w:t>8</w:t>
            </w:r>
          </w:p>
        </w:tc>
        <w:tc>
          <w:tcPr>
            <w:tcW w:w="1752" w:type="dxa"/>
          </w:tcPr>
          <w:p w:rsidR="001A496D" w:rsidRDefault="00000000" w14:paraId="67D60D52"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MT_Chain_Name</w:t>
            </w:r>
            <w:proofErr w:type="spellEnd"/>
          </w:p>
        </w:tc>
        <w:tc>
          <w:tcPr>
            <w:tcW w:w="1752" w:type="dxa"/>
          </w:tcPr>
          <w:p w:rsidR="001A496D" w:rsidRDefault="00000000" w14:paraId="19C9FECC"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w:t>
            </w:r>
          </w:p>
        </w:tc>
        <w:tc>
          <w:tcPr>
            <w:tcW w:w="1752" w:type="dxa"/>
          </w:tcPr>
          <w:p w:rsidR="001A496D" w:rsidRDefault="00000000" w14:paraId="7540A32F"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VARCHAR(</w:t>
            </w:r>
            <w:proofErr w:type="gramEnd"/>
            <w:r>
              <w:rPr>
                <w:rFonts w:ascii="Consolas" w:hAnsi="Consolas"/>
                <w:sz w:val="19"/>
              </w:rPr>
              <w:t>150)</w:t>
            </w:r>
          </w:p>
        </w:tc>
        <w:tc>
          <w:tcPr>
            <w:tcW w:w="1752" w:type="dxa"/>
          </w:tcPr>
          <w:p w:rsidR="001A496D" w:rsidRDefault="00000000" w14:paraId="4BC1426D"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lsp_mtchainname</w:t>
            </w:r>
            <w:proofErr w:type="spellEnd"/>
          </w:p>
        </w:tc>
        <w:tc>
          <w:tcPr>
            <w:tcW w:w="1752" w:type="dxa"/>
          </w:tcPr>
          <w:p w:rsidR="001A496D" w:rsidRDefault="00000000" w14:paraId="501E2F48"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exists</w:t>
            </w:r>
          </w:p>
        </w:tc>
      </w:tr>
      <w:tr w:rsidR="001A496D" w:rsidTr="001A496D" w14:paraId="283758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361F0949" w14:textId="77777777">
            <w:pPr>
              <w:spacing w:after="0"/>
            </w:pPr>
            <w:r>
              <w:rPr>
                <w:sz w:val="19"/>
              </w:rPr>
              <w:t>9</w:t>
            </w:r>
          </w:p>
        </w:tc>
        <w:tc>
          <w:tcPr>
            <w:tcW w:w="1752" w:type="dxa"/>
          </w:tcPr>
          <w:p w:rsidR="001A496D" w:rsidRDefault="00000000" w14:paraId="5FB3FA9A" w14:textId="77777777">
            <w:pPr>
              <w:spacing w:after="0"/>
              <w:cnfStyle w:val="000000100000" w:firstRow="0" w:lastRow="0" w:firstColumn="0" w:lastColumn="0" w:oddVBand="0" w:evenVBand="0" w:oddHBand="1" w:evenHBand="0" w:firstRowFirstColumn="0" w:firstRowLastColumn="0" w:lastRowFirstColumn="0" w:lastRowLastColumn="0"/>
            </w:pPr>
            <w:r>
              <w:rPr>
                <w:rFonts w:ascii="Consolas" w:hAnsi="Consolas"/>
                <w:sz w:val="19"/>
              </w:rPr>
              <w:t>Invoice Number</w:t>
            </w:r>
          </w:p>
        </w:tc>
        <w:tc>
          <w:tcPr>
            <w:tcW w:w="1752" w:type="dxa"/>
          </w:tcPr>
          <w:p w:rsidR="001A496D" w:rsidRDefault="00000000" w14:paraId="16A1D1EB"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w:t>
            </w:r>
          </w:p>
        </w:tc>
        <w:tc>
          <w:tcPr>
            <w:tcW w:w="1752" w:type="dxa"/>
          </w:tcPr>
          <w:p w:rsidR="001A496D" w:rsidRDefault="00000000" w14:paraId="58FEF465"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VARCHAR(</w:t>
            </w:r>
            <w:proofErr w:type="gramEnd"/>
            <w:r>
              <w:rPr>
                <w:rFonts w:ascii="Consolas" w:hAnsi="Consolas"/>
                <w:sz w:val="19"/>
              </w:rPr>
              <w:t>50)</w:t>
            </w:r>
          </w:p>
        </w:tc>
        <w:tc>
          <w:tcPr>
            <w:tcW w:w="1752" w:type="dxa"/>
          </w:tcPr>
          <w:p w:rsidR="001A496D" w:rsidRDefault="00000000" w14:paraId="47F2A03B"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lsp_invoicenumber</w:t>
            </w:r>
            <w:proofErr w:type="spellEnd"/>
          </w:p>
        </w:tc>
        <w:tc>
          <w:tcPr>
            <w:tcW w:w="1752" w:type="dxa"/>
          </w:tcPr>
          <w:p w:rsidR="001A496D" w:rsidRDefault="00000000" w14:paraId="41F9D398"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exists</w:t>
            </w:r>
          </w:p>
        </w:tc>
      </w:tr>
      <w:tr w:rsidR="001A496D" w:rsidTr="001A496D" w14:paraId="6D3D6CD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6E3B5D71" w14:textId="77777777">
            <w:pPr>
              <w:spacing w:after="0"/>
            </w:pPr>
            <w:r>
              <w:rPr>
                <w:sz w:val="19"/>
              </w:rPr>
              <w:t>10</w:t>
            </w:r>
          </w:p>
        </w:tc>
        <w:tc>
          <w:tcPr>
            <w:tcW w:w="1752" w:type="dxa"/>
          </w:tcPr>
          <w:p w:rsidR="001A496D" w:rsidRDefault="00000000" w14:paraId="767CB840"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Brand_Billed</w:t>
            </w:r>
            <w:proofErr w:type="spellEnd"/>
          </w:p>
        </w:tc>
        <w:tc>
          <w:tcPr>
            <w:tcW w:w="1752" w:type="dxa"/>
          </w:tcPr>
          <w:p w:rsidR="001A496D" w:rsidRDefault="00000000" w14:paraId="29B5675D"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w:t>
            </w:r>
          </w:p>
        </w:tc>
        <w:tc>
          <w:tcPr>
            <w:tcW w:w="1752" w:type="dxa"/>
          </w:tcPr>
          <w:p w:rsidR="001A496D" w:rsidRDefault="00000000" w14:paraId="2F4B14DB"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VARCHAR(</w:t>
            </w:r>
            <w:proofErr w:type="gramEnd"/>
            <w:r>
              <w:rPr>
                <w:rFonts w:ascii="Consolas" w:hAnsi="Consolas"/>
                <w:sz w:val="19"/>
              </w:rPr>
              <w:t>100)</w:t>
            </w:r>
          </w:p>
        </w:tc>
        <w:tc>
          <w:tcPr>
            <w:tcW w:w="1752" w:type="dxa"/>
          </w:tcPr>
          <w:p w:rsidR="001A496D" w:rsidRDefault="00000000" w14:paraId="6E6BE6A1"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lsp_brandbilled</w:t>
            </w:r>
            <w:proofErr w:type="spellEnd"/>
          </w:p>
        </w:tc>
        <w:tc>
          <w:tcPr>
            <w:tcW w:w="1752" w:type="dxa"/>
          </w:tcPr>
          <w:p w:rsidR="001A496D" w:rsidRDefault="00000000" w14:paraId="3C7B9CDC"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exists</w:t>
            </w:r>
          </w:p>
        </w:tc>
      </w:tr>
      <w:tr w:rsidR="001A496D" w:rsidTr="001A496D" w14:paraId="227402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6884D0BD" w14:textId="77777777">
            <w:pPr>
              <w:spacing w:after="0"/>
            </w:pPr>
            <w:r>
              <w:rPr>
                <w:sz w:val="19"/>
              </w:rPr>
              <w:t>11</w:t>
            </w:r>
          </w:p>
        </w:tc>
        <w:tc>
          <w:tcPr>
            <w:tcW w:w="1752" w:type="dxa"/>
          </w:tcPr>
          <w:p w:rsidR="001A496D" w:rsidRDefault="00000000" w14:paraId="4A48C6B0" w14:textId="77777777">
            <w:pPr>
              <w:spacing w:after="0"/>
              <w:cnfStyle w:val="000000100000" w:firstRow="0" w:lastRow="0" w:firstColumn="0" w:lastColumn="0" w:oddVBand="0" w:evenVBand="0" w:oddHBand="1" w:evenHBand="0" w:firstRowFirstColumn="0" w:firstRowLastColumn="0" w:lastRowFirstColumn="0" w:lastRowLastColumn="0"/>
            </w:pPr>
            <w:r>
              <w:rPr>
                <w:rFonts w:ascii="Consolas" w:hAnsi="Consolas"/>
                <w:sz w:val="19"/>
              </w:rPr>
              <w:t>ProductName</w:t>
            </w:r>
          </w:p>
        </w:tc>
        <w:tc>
          <w:tcPr>
            <w:tcW w:w="1752" w:type="dxa"/>
          </w:tcPr>
          <w:p w:rsidR="001A496D" w:rsidRDefault="00000000" w14:paraId="64FB3A95"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w:t>
            </w:r>
          </w:p>
        </w:tc>
        <w:tc>
          <w:tcPr>
            <w:tcW w:w="1752" w:type="dxa"/>
          </w:tcPr>
          <w:p w:rsidR="001A496D" w:rsidRDefault="00000000" w14:paraId="15034E82"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VARCHAR(</w:t>
            </w:r>
            <w:proofErr w:type="gramEnd"/>
            <w:r>
              <w:rPr>
                <w:rFonts w:ascii="Consolas" w:hAnsi="Consolas"/>
                <w:sz w:val="19"/>
              </w:rPr>
              <w:t>200)</w:t>
            </w:r>
          </w:p>
        </w:tc>
        <w:tc>
          <w:tcPr>
            <w:tcW w:w="1752" w:type="dxa"/>
          </w:tcPr>
          <w:p w:rsidR="001A496D" w:rsidRDefault="00000000" w14:paraId="3AE785AD"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lsp_product</w:t>
            </w:r>
            <w:proofErr w:type="spellEnd"/>
            <w:r>
              <w:rPr>
                <w:sz w:val="19"/>
              </w:rPr>
              <w:t xml:space="preserve"> formatted value</w:t>
            </w:r>
          </w:p>
        </w:tc>
        <w:tc>
          <w:tcPr>
            <w:tcW w:w="1752" w:type="dxa"/>
          </w:tcPr>
          <w:p w:rsidR="001A496D" w:rsidRDefault="00000000" w14:paraId="5F001D61"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exists</w:t>
            </w:r>
          </w:p>
        </w:tc>
      </w:tr>
      <w:tr w:rsidR="001A496D" w:rsidTr="001A496D" w14:paraId="6567368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579B85C0" w14:textId="77777777">
            <w:pPr>
              <w:spacing w:after="0"/>
            </w:pPr>
            <w:r>
              <w:rPr>
                <w:sz w:val="19"/>
              </w:rPr>
              <w:t>12</w:t>
            </w:r>
          </w:p>
        </w:tc>
        <w:tc>
          <w:tcPr>
            <w:tcW w:w="1752" w:type="dxa"/>
          </w:tcPr>
          <w:p w:rsidR="001A496D" w:rsidRDefault="00000000" w14:paraId="04670174"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ProductCode</w:t>
            </w:r>
            <w:proofErr w:type="spellEnd"/>
          </w:p>
        </w:tc>
        <w:tc>
          <w:tcPr>
            <w:tcW w:w="1752" w:type="dxa"/>
          </w:tcPr>
          <w:p w:rsidR="001A496D" w:rsidRDefault="00000000" w14:paraId="7EAF656D"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w:t>
            </w:r>
          </w:p>
        </w:tc>
        <w:tc>
          <w:tcPr>
            <w:tcW w:w="1752" w:type="dxa"/>
          </w:tcPr>
          <w:p w:rsidR="001A496D" w:rsidRDefault="00000000" w14:paraId="29D2FFD5"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VARCHAR(</w:t>
            </w:r>
            <w:proofErr w:type="gramEnd"/>
            <w:r>
              <w:rPr>
                <w:rFonts w:ascii="Consolas" w:hAnsi="Consolas"/>
                <w:sz w:val="19"/>
              </w:rPr>
              <w:t>30)</w:t>
            </w:r>
          </w:p>
        </w:tc>
        <w:tc>
          <w:tcPr>
            <w:tcW w:w="1752" w:type="dxa"/>
          </w:tcPr>
          <w:p w:rsidR="001A496D" w:rsidRDefault="00000000" w14:paraId="1EAD6453"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lsp_productcode</w:t>
            </w:r>
            <w:proofErr w:type="spellEnd"/>
          </w:p>
        </w:tc>
        <w:tc>
          <w:tcPr>
            <w:tcW w:w="1752" w:type="dxa"/>
          </w:tcPr>
          <w:p w:rsidR="001A496D" w:rsidRDefault="00000000" w14:paraId="7CEE84BD"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exists</w:t>
            </w:r>
          </w:p>
        </w:tc>
      </w:tr>
      <w:tr w:rsidR="001A496D" w:rsidTr="001A496D" w14:paraId="70CEFF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43A3BA3A" w14:textId="77777777">
            <w:pPr>
              <w:spacing w:after="0"/>
            </w:pPr>
            <w:r>
              <w:rPr>
                <w:sz w:val="19"/>
              </w:rPr>
              <w:t>13</w:t>
            </w:r>
          </w:p>
        </w:tc>
        <w:tc>
          <w:tcPr>
            <w:tcW w:w="1752" w:type="dxa"/>
          </w:tcPr>
          <w:p w:rsidR="001A496D" w:rsidRDefault="00000000" w14:paraId="7B2C0D19" w14:textId="77777777">
            <w:pPr>
              <w:spacing w:after="0"/>
              <w:cnfStyle w:val="000000100000" w:firstRow="0" w:lastRow="0" w:firstColumn="0" w:lastColumn="0" w:oddVBand="0" w:evenVBand="0" w:oddHBand="1" w:evenHBand="0" w:firstRowFirstColumn="0" w:firstRowLastColumn="0" w:lastRowFirstColumn="0" w:lastRowLastColumn="0"/>
            </w:pPr>
            <w:r>
              <w:rPr>
                <w:rFonts w:ascii="Consolas" w:hAnsi="Consolas"/>
                <w:sz w:val="19"/>
              </w:rPr>
              <w:t>M.R.P.</w:t>
            </w:r>
          </w:p>
        </w:tc>
        <w:tc>
          <w:tcPr>
            <w:tcW w:w="1752" w:type="dxa"/>
          </w:tcPr>
          <w:p w:rsidR="001A496D" w:rsidRDefault="00000000" w14:paraId="63FF639A" w14:textId="77777777">
            <w:pPr>
              <w:spacing w:after="0"/>
              <w:cnfStyle w:val="000000100000" w:firstRow="0" w:lastRow="0" w:firstColumn="0" w:lastColumn="0" w:oddVBand="0" w:evenVBand="0" w:oddHBand="1" w:evenHBand="0" w:firstRowFirstColumn="0" w:firstRowLastColumn="0" w:lastRowFirstColumn="0" w:lastRowLastColumn="0"/>
            </w:pPr>
            <w:r>
              <w:rPr>
                <w:sz w:val="19"/>
              </w:rPr>
              <w:t>number</w:t>
            </w:r>
          </w:p>
        </w:tc>
        <w:tc>
          <w:tcPr>
            <w:tcW w:w="1752" w:type="dxa"/>
          </w:tcPr>
          <w:p w:rsidR="001A496D" w:rsidRDefault="00000000" w14:paraId="579CFDF6"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3CC7993D"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lsp_mrp</w:t>
            </w:r>
            <w:proofErr w:type="spellEnd"/>
          </w:p>
        </w:tc>
        <w:tc>
          <w:tcPr>
            <w:tcW w:w="1752" w:type="dxa"/>
          </w:tcPr>
          <w:p w:rsidR="001A496D" w:rsidRDefault="00000000" w14:paraId="504E8EF4"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exists</w:t>
            </w:r>
          </w:p>
        </w:tc>
      </w:tr>
      <w:tr w:rsidR="001A496D" w:rsidTr="001A496D" w14:paraId="7B4B013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5032A1C7" w14:textId="77777777">
            <w:pPr>
              <w:spacing w:after="0"/>
            </w:pPr>
            <w:r>
              <w:rPr>
                <w:sz w:val="19"/>
              </w:rPr>
              <w:t>14</w:t>
            </w:r>
          </w:p>
        </w:tc>
        <w:tc>
          <w:tcPr>
            <w:tcW w:w="1752" w:type="dxa"/>
          </w:tcPr>
          <w:p w:rsidR="001A496D" w:rsidRDefault="00000000" w14:paraId="41752FBA"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Qty_In_EA</w:t>
            </w:r>
            <w:proofErr w:type="spellEnd"/>
          </w:p>
        </w:tc>
        <w:tc>
          <w:tcPr>
            <w:tcW w:w="1752" w:type="dxa"/>
          </w:tcPr>
          <w:p w:rsidR="001A496D" w:rsidRDefault="00000000" w14:paraId="47B4C3A5" w14:textId="77777777">
            <w:pPr>
              <w:spacing w:after="0"/>
              <w:cnfStyle w:val="000000010000" w:firstRow="0" w:lastRow="0" w:firstColumn="0" w:lastColumn="0" w:oddVBand="0" w:evenVBand="0" w:oddHBand="0" w:evenHBand="1" w:firstRowFirstColumn="0" w:firstRowLastColumn="0" w:lastRowFirstColumn="0" w:lastRowLastColumn="0"/>
            </w:pPr>
            <w:r>
              <w:rPr>
                <w:sz w:val="19"/>
              </w:rPr>
              <w:t>number (integer)</w:t>
            </w:r>
          </w:p>
        </w:tc>
        <w:tc>
          <w:tcPr>
            <w:tcW w:w="1752" w:type="dxa"/>
          </w:tcPr>
          <w:p w:rsidR="001A496D" w:rsidRDefault="00000000" w14:paraId="7CC258F2" w14:textId="77777777">
            <w:pPr>
              <w:spacing w:after="0"/>
              <w:cnfStyle w:val="000000010000" w:firstRow="0" w:lastRow="0" w:firstColumn="0" w:lastColumn="0" w:oddVBand="0" w:evenVBand="0" w:oddHBand="0" w:evenHBand="1" w:firstRowFirstColumn="0" w:firstRowLastColumn="0" w:lastRowFirstColumn="0" w:lastRowLastColumn="0"/>
            </w:pPr>
            <w:r>
              <w:rPr>
                <w:rFonts w:ascii="Consolas" w:hAnsi="Consolas"/>
                <w:sz w:val="19"/>
              </w:rPr>
              <w:t>INT</w:t>
            </w:r>
          </w:p>
        </w:tc>
        <w:tc>
          <w:tcPr>
            <w:tcW w:w="1752" w:type="dxa"/>
          </w:tcPr>
          <w:p w:rsidR="001A496D" w:rsidRDefault="00000000" w14:paraId="46DB2B1C"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lsp_qtyinea</w:t>
            </w:r>
            <w:proofErr w:type="spellEnd"/>
          </w:p>
        </w:tc>
        <w:tc>
          <w:tcPr>
            <w:tcW w:w="1752" w:type="dxa"/>
          </w:tcPr>
          <w:p w:rsidR="001A496D" w:rsidRDefault="00000000" w14:paraId="611199ED"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exists</w:t>
            </w:r>
          </w:p>
        </w:tc>
      </w:tr>
      <w:tr w:rsidR="001A496D" w:rsidTr="001A496D" w14:paraId="492672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077BBA29" w14:textId="77777777">
            <w:pPr>
              <w:spacing w:after="0"/>
            </w:pPr>
            <w:r>
              <w:rPr>
                <w:sz w:val="19"/>
              </w:rPr>
              <w:t>15</w:t>
            </w:r>
          </w:p>
        </w:tc>
        <w:tc>
          <w:tcPr>
            <w:tcW w:w="1752" w:type="dxa"/>
          </w:tcPr>
          <w:p w:rsidR="001A496D" w:rsidRDefault="00000000" w14:paraId="30A17C81"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Return_Qty_In_EA</w:t>
            </w:r>
            <w:proofErr w:type="spellEnd"/>
          </w:p>
        </w:tc>
        <w:tc>
          <w:tcPr>
            <w:tcW w:w="1752" w:type="dxa"/>
          </w:tcPr>
          <w:p w:rsidR="001A496D" w:rsidRDefault="00000000" w14:paraId="3E3230E3" w14:textId="77777777">
            <w:pPr>
              <w:spacing w:after="0"/>
              <w:cnfStyle w:val="000000100000" w:firstRow="0" w:lastRow="0" w:firstColumn="0" w:lastColumn="0" w:oddVBand="0" w:evenVBand="0" w:oddHBand="1" w:evenHBand="0" w:firstRowFirstColumn="0" w:firstRowLastColumn="0" w:lastRowFirstColumn="0" w:lastRowLastColumn="0"/>
            </w:pPr>
            <w:r>
              <w:rPr>
                <w:sz w:val="19"/>
              </w:rPr>
              <w:t>number (integer)</w:t>
            </w:r>
          </w:p>
        </w:tc>
        <w:tc>
          <w:tcPr>
            <w:tcW w:w="1752" w:type="dxa"/>
          </w:tcPr>
          <w:p w:rsidR="001A496D" w:rsidRDefault="00000000" w14:paraId="268A4E02" w14:textId="77777777">
            <w:pPr>
              <w:spacing w:after="0"/>
              <w:cnfStyle w:val="000000100000" w:firstRow="0" w:lastRow="0" w:firstColumn="0" w:lastColumn="0" w:oddVBand="0" w:evenVBand="0" w:oddHBand="1" w:evenHBand="0" w:firstRowFirstColumn="0" w:firstRowLastColumn="0" w:lastRowFirstColumn="0" w:lastRowLastColumn="0"/>
            </w:pPr>
            <w:r>
              <w:rPr>
                <w:rFonts w:ascii="Consolas" w:hAnsi="Consolas"/>
                <w:sz w:val="19"/>
              </w:rPr>
              <w:t>INT</w:t>
            </w:r>
          </w:p>
        </w:tc>
        <w:tc>
          <w:tcPr>
            <w:tcW w:w="1752" w:type="dxa"/>
          </w:tcPr>
          <w:p w:rsidR="001A496D" w:rsidRDefault="00000000" w14:paraId="22DF5887"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lsp_returnqtyinea</w:t>
            </w:r>
            <w:proofErr w:type="spellEnd"/>
          </w:p>
        </w:tc>
        <w:tc>
          <w:tcPr>
            <w:tcW w:w="1752" w:type="dxa"/>
          </w:tcPr>
          <w:p w:rsidR="001A496D" w:rsidRDefault="00000000" w14:paraId="6D53F68D"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exists</w:t>
            </w:r>
          </w:p>
        </w:tc>
      </w:tr>
      <w:tr w:rsidR="001A496D" w:rsidTr="001A496D" w14:paraId="55A50B3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62FC40E6" w14:textId="77777777">
            <w:pPr>
              <w:spacing w:after="0"/>
            </w:pPr>
            <w:r>
              <w:rPr>
                <w:sz w:val="19"/>
              </w:rPr>
              <w:t>16</w:t>
            </w:r>
          </w:p>
        </w:tc>
        <w:tc>
          <w:tcPr>
            <w:tcW w:w="1752" w:type="dxa"/>
          </w:tcPr>
          <w:p w:rsidR="001A496D" w:rsidRDefault="00000000" w14:paraId="0252AF98"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BillAmount</w:t>
            </w:r>
            <w:proofErr w:type="spellEnd"/>
          </w:p>
        </w:tc>
        <w:tc>
          <w:tcPr>
            <w:tcW w:w="1752" w:type="dxa"/>
          </w:tcPr>
          <w:p w:rsidR="001A496D" w:rsidRDefault="00000000" w14:paraId="39270D3F" w14:textId="77777777">
            <w:pPr>
              <w:spacing w:after="0"/>
              <w:cnfStyle w:val="000000010000" w:firstRow="0" w:lastRow="0" w:firstColumn="0" w:lastColumn="0" w:oddVBand="0" w:evenVBand="0" w:oddHBand="0" w:evenHBand="1" w:firstRowFirstColumn="0" w:firstRowLastColumn="0" w:lastRowFirstColumn="0" w:lastRowLastColumn="0"/>
            </w:pPr>
            <w:r>
              <w:rPr>
                <w:sz w:val="19"/>
              </w:rPr>
              <w:t>number</w:t>
            </w:r>
          </w:p>
        </w:tc>
        <w:tc>
          <w:tcPr>
            <w:tcW w:w="1752" w:type="dxa"/>
          </w:tcPr>
          <w:p w:rsidR="001A496D" w:rsidRDefault="00000000" w14:paraId="2A33F81E"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26C2534B"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lsp_billamount</w:t>
            </w:r>
            <w:proofErr w:type="spellEnd"/>
          </w:p>
        </w:tc>
        <w:tc>
          <w:tcPr>
            <w:tcW w:w="1752" w:type="dxa"/>
          </w:tcPr>
          <w:p w:rsidR="001A496D" w:rsidRDefault="00000000" w14:paraId="08022729"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exists</w:t>
            </w:r>
          </w:p>
        </w:tc>
      </w:tr>
      <w:tr w:rsidR="001A496D" w:rsidTr="001A496D" w14:paraId="1837B8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37ACF79B" w14:textId="77777777">
            <w:pPr>
              <w:spacing w:after="0"/>
            </w:pPr>
            <w:r>
              <w:rPr>
                <w:sz w:val="19"/>
              </w:rPr>
              <w:t>17</w:t>
            </w:r>
          </w:p>
        </w:tc>
        <w:tc>
          <w:tcPr>
            <w:tcW w:w="1752" w:type="dxa"/>
          </w:tcPr>
          <w:p w:rsidR="001A496D" w:rsidRDefault="00000000" w14:paraId="01A3C3FD" w14:textId="77777777">
            <w:pPr>
              <w:spacing w:after="0"/>
              <w:cnfStyle w:val="000000100000" w:firstRow="0" w:lastRow="0" w:firstColumn="0" w:lastColumn="0" w:oddVBand="0" w:evenVBand="0" w:oddHBand="1" w:evenHBand="0" w:firstRowFirstColumn="0" w:firstRowLastColumn="0" w:lastRowFirstColumn="0" w:lastRowLastColumn="0"/>
            </w:pPr>
            <w:r>
              <w:rPr>
                <w:rFonts w:ascii="Consolas" w:hAnsi="Consolas"/>
                <w:sz w:val="19"/>
              </w:rPr>
              <w:t>CP % Applied</w:t>
            </w:r>
          </w:p>
        </w:tc>
        <w:tc>
          <w:tcPr>
            <w:tcW w:w="1752" w:type="dxa"/>
          </w:tcPr>
          <w:p w:rsidR="001A496D" w:rsidRDefault="00000000" w14:paraId="02A269C0" w14:textId="77777777">
            <w:pPr>
              <w:spacing w:after="0"/>
              <w:cnfStyle w:val="000000100000" w:firstRow="0" w:lastRow="0" w:firstColumn="0" w:lastColumn="0" w:oddVBand="0" w:evenVBand="0" w:oddHBand="1" w:evenHBand="0" w:firstRowFirstColumn="0" w:firstRowLastColumn="0" w:lastRowFirstColumn="0" w:lastRowLastColumn="0"/>
            </w:pPr>
            <w:r>
              <w:rPr>
                <w:sz w:val="19"/>
              </w:rPr>
              <w:t>number</w:t>
            </w:r>
          </w:p>
        </w:tc>
        <w:tc>
          <w:tcPr>
            <w:tcW w:w="1752" w:type="dxa"/>
          </w:tcPr>
          <w:p w:rsidR="001A496D" w:rsidRDefault="00000000" w14:paraId="2BBF9E01"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DECIMAL(</w:t>
            </w:r>
            <w:proofErr w:type="gramEnd"/>
            <w:r>
              <w:rPr>
                <w:rFonts w:ascii="Consolas" w:hAnsi="Consolas"/>
                <w:sz w:val="19"/>
              </w:rPr>
              <w:t>9,2)</w:t>
            </w:r>
          </w:p>
        </w:tc>
        <w:tc>
          <w:tcPr>
            <w:tcW w:w="1752" w:type="dxa"/>
          </w:tcPr>
          <w:p w:rsidR="001A496D" w:rsidRDefault="00000000" w14:paraId="711D54A0"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lsp_cpapplied</w:t>
            </w:r>
            <w:proofErr w:type="spellEnd"/>
          </w:p>
        </w:tc>
        <w:tc>
          <w:tcPr>
            <w:tcW w:w="1752" w:type="dxa"/>
          </w:tcPr>
          <w:p w:rsidR="001A496D" w:rsidRDefault="00000000" w14:paraId="0D4481E4"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exists</w:t>
            </w:r>
          </w:p>
        </w:tc>
      </w:tr>
      <w:tr w:rsidR="001A496D" w:rsidTr="001A496D" w14:paraId="5DBD3E1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2CA0B671" w14:textId="77777777">
            <w:pPr>
              <w:spacing w:after="0"/>
            </w:pPr>
            <w:r>
              <w:rPr>
                <w:sz w:val="19"/>
              </w:rPr>
              <w:t>18</w:t>
            </w:r>
          </w:p>
        </w:tc>
        <w:tc>
          <w:tcPr>
            <w:tcW w:w="1752" w:type="dxa"/>
          </w:tcPr>
          <w:p w:rsidR="001A496D" w:rsidRDefault="00000000" w14:paraId="2C83D3B6" w14:textId="77777777">
            <w:pPr>
              <w:spacing w:after="0"/>
              <w:cnfStyle w:val="000000010000" w:firstRow="0" w:lastRow="0" w:firstColumn="0" w:lastColumn="0" w:oddVBand="0" w:evenVBand="0" w:oddHBand="0" w:evenHBand="1" w:firstRowFirstColumn="0" w:firstRowLastColumn="0" w:lastRowFirstColumn="0" w:lastRowLastColumn="0"/>
            </w:pPr>
            <w:r>
              <w:rPr>
                <w:rFonts w:ascii="Consolas" w:hAnsi="Consolas"/>
                <w:sz w:val="19"/>
              </w:rPr>
              <w:t>CP Value</w:t>
            </w:r>
          </w:p>
        </w:tc>
        <w:tc>
          <w:tcPr>
            <w:tcW w:w="1752" w:type="dxa"/>
          </w:tcPr>
          <w:p w:rsidR="001A496D" w:rsidRDefault="00000000" w14:paraId="585DAB9B" w14:textId="77777777">
            <w:pPr>
              <w:spacing w:after="0"/>
              <w:cnfStyle w:val="000000010000" w:firstRow="0" w:lastRow="0" w:firstColumn="0" w:lastColumn="0" w:oddVBand="0" w:evenVBand="0" w:oddHBand="0" w:evenHBand="1" w:firstRowFirstColumn="0" w:firstRowLastColumn="0" w:lastRowFirstColumn="0" w:lastRowLastColumn="0"/>
            </w:pPr>
            <w:r>
              <w:rPr>
                <w:sz w:val="19"/>
              </w:rPr>
              <w:t>number</w:t>
            </w:r>
          </w:p>
        </w:tc>
        <w:tc>
          <w:tcPr>
            <w:tcW w:w="1752" w:type="dxa"/>
          </w:tcPr>
          <w:p w:rsidR="001A496D" w:rsidRDefault="00000000" w14:paraId="1C8D45E2"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72BEAA24"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lsp_cpvalue</w:t>
            </w:r>
            <w:proofErr w:type="spellEnd"/>
          </w:p>
        </w:tc>
        <w:tc>
          <w:tcPr>
            <w:tcW w:w="1752" w:type="dxa"/>
          </w:tcPr>
          <w:p w:rsidR="001A496D" w:rsidRDefault="00000000" w14:paraId="17922C61"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exists</w:t>
            </w:r>
          </w:p>
        </w:tc>
      </w:tr>
      <w:tr w:rsidR="001A496D" w:rsidTr="001A496D" w14:paraId="35DEEF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40048CD7" w14:textId="77777777">
            <w:pPr>
              <w:spacing w:after="0"/>
            </w:pPr>
            <w:r>
              <w:rPr>
                <w:sz w:val="19"/>
              </w:rPr>
              <w:t>19</w:t>
            </w:r>
          </w:p>
        </w:tc>
        <w:tc>
          <w:tcPr>
            <w:tcW w:w="1752" w:type="dxa"/>
          </w:tcPr>
          <w:p w:rsidR="001A496D" w:rsidRDefault="00000000" w14:paraId="099BF7B0"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PriceOff</w:t>
            </w:r>
            <w:proofErr w:type="spellEnd"/>
          </w:p>
        </w:tc>
        <w:tc>
          <w:tcPr>
            <w:tcW w:w="1752" w:type="dxa"/>
          </w:tcPr>
          <w:p w:rsidR="001A496D" w:rsidRDefault="00000000" w14:paraId="3F79DDC6" w14:textId="77777777">
            <w:pPr>
              <w:spacing w:after="0"/>
              <w:cnfStyle w:val="000000100000" w:firstRow="0" w:lastRow="0" w:firstColumn="0" w:lastColumn="0" w:oddVBand="0" w:evenVBand="0" w:oddHBand="1" w:evenHBand="0" w:firstRowFirstColumn="0" w:firstRowLastColumn="0" w:lastRowFirstColumn="0" w:lastRowLastColumn="0"/>
            </w:pPr>
            <w:r>
              <w:rPr>
                <w:sz w:val="19"/>
              </w:rPr>
              <w:t>number</w:t>
            </w:r>
          </w:p>
        </w:tc>
        <w:tc>
          <w:tcPr>
            <w:tcW w:w="1752" w:type="dxa"/>
          </w:tcPr>
          <w:p w:rsidR="001A496D" w:rsidRDefault="00000000" w14:paraId="413DCFAB"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7B54ABAF"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lsp_priceoff</w:t>
            </w:r>
            <w:proofErr w:type="spellEnd"/>
          </w:p>
        </w:tc>
        <w:tc>
          <w:tcPr>
            <w:tcW w:w="1752" w:type="dxa"/>
          </w:tcPr>
          <w:p w:rsidR="001A496D" w:rsidRDefault="00000000" w14:paraId="7A4B4D3C"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exists</w:t>
            </w:r>
          </w:p>
        </w:tc>
      </w:tr>
      <w:tr w:rsidR="001A496D" w:rsidTr="001A496D" w14:paraId="7EC6B1C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44A858E7" w14:textId="77777777">
            <w:pPr>
              <w:spacing w:after="0"/>
            </w:pPr>
            <w:r>
              <w:rPr>
                <w:sz w:val="19"/>
              </w:rPr>
              <w:t>20</w:t>
            </w:r>
          </w:p>
        </w:tc>
        <w:tc>
          <w:tcPr>
            <w:tcW w:w="1752" w:type="dxa"/>
          </w:tcPr>
          <w:p w:rsidR="001A496D" w:rsidRDefault="00000000" w14:paraId="09677A07" w14:textId="77777777">
            <w:pPr>
              <w:spacing w:after="0"/>
              <w:cnfStyle w:val="000000010000" w:firstRow="0" w:lastRow="0" w:firstColumn="0" w:lastColumn="0" w:oddVBand="0" w:evenVBand="0" w:oddHBand="0" w:evenHBand="1" w:firstRowFirstColumn="0" w:firstRowLastColumn="0" w:lastRowFirstColumn="0" w:lastRowLastColumn="0"/>
            </w:pPr>
            <w:r>
              <w:rPr>
                <w:rFonts w:ascii="Consolas" w:hAnsi="Consolas"/>
                <w:sz w:val="19"/>
              </w:rPr>
              <w:t>Price off Tax</w:t>
            </w:r>
          </w:p>
        </w:tc>
        <w:tc>
          <w:tcPr>
            <w:tcW w:w="1752" w:type="dxa"/>
          </w:tcPr>
          <w:p w:rsidR="001A496D" w:rsidRDefault="00000000" w14:paraId="61C1056E" w14:textId="77777777">
            <w:pPr>
              <w:spacing w:after="0"/>
              <w:cnfStyle w:val="000000010000" w:firstRow="0" w:lastRow="0" w:firstColumn="0" w:lastColumn="0" w:oddVBand="0" w:evenVBand="0" w:oddHBand="0" w:evenHBand="1" w:firstRowFirstColumn="0" w:firstRowLastColumn="0" w:lastRowFirstColumn="0" w:lastRowLastColumn="0"/>
            </w:pPr>
            <w:r>
              <w:rPr>
                <w:sz w:val="19"/>
              </w:rPr>
              <w:t>number</w:t>
            </w:r>
          </w:p>
        </w:tc>
        <w:tc>
          <w:tcPr>
            <w:tcW w:w="1752" w:type="dxa"/>
          </w:tcPr>
          <w:p w:rsidR="001A496D" w:rsidRDefault="00000000" w14:paraId="44FA3137"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DECIMAL(</w:t>
            </w:r>
            <w:proofErr w:type="gramEnd"/>
            <w:r>
              <w:rPr>
                <w:rFonts w:ascii="Consolas" w:hAnsi="Consolas"/>
                <w:sz w:val="19"/>
              </w:rPr>
              <w:t>9,2)</w:t>
            </w:r>
          </w:p>
        </w:tc>
        <w:tc>
          <w:tcPr>
            <w:tcW w:w="1752" w:type="dxa"/>
          </w:tcPr>
          <w:p w:rsidR="001A496D" w:rsidRDefault="00000000" w14:paraId="4D3EE62B"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lsp_priceofftax</w:t>
            </w:r>
            <w:proofErr w:type="spellEnd"/>
          </w:p>
        </w:tc>
        <w:tc>
          <w:tcPr>
            <w:tcW w:w="1752" w:type="dxa"/>
          </w:tcPr>
          <w:p w:rsidR="001A496D" w:rsidRDefault="00000000" w14:paraId="0110DBA3"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exists</w:t>
            </w:r>
          </w:p>
        </w:tc>
      </w:tr>
      <w:tr w:rsidR="001A496D" w:rsidTr="001A496D" w14:paraId="08A17B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279F675B" w14:textId="77777777">
            <w:pPr>
              <w:spacing w:after="0"/>
            </w:pPr>
            <w:r>
              <w:rPr>
                <w:sz w:val="19"/>
              </w:rPr>
              <w:t>21</w:t>
            </w:r>
          </w:p>
        </w:tc>
        <w:tc>
          <w:tcPr>
            <w:tcW w:w="1752" w:type="dxa"/>
          </w:tcPr>
          <w:p w:rsidR="001A496D" w:rsidRDefault="00000000" w14:paraId="294CCC53" w14:textId="77777777">
            <w:pPr>
              <w:spacing w:after="0"/>
              <w:cnfStyle w:val="000000100000" w:firstRow="0" w:lastRow="0" w:firstColumn="0" w:lastColumn="0" w:oddVBand="0" w:evenVBand="0" w:oddHBand="1" w:evenHBand="0" w:firstRowFirstColumn="0" w:firstRowLastColumn="0" w:lastRowFirstColumn="0" w:lastRowLastColumn="0"/>
            </w:pPr>
            <w:r>
              <w:rPr>
                <w:rFonts w:ascii="Consolas" w:hAnsi="Consolas"/>
                <w:sz w:val="19"/>
              </w:rPr>
              <w:t>Price off Without GST</w:t>
            </w:r>
          </w:p>
        </w:tc>
        <w:tc>
          <w:tcPr>
            <w:tcW w:w="1752" w:type="dxa"/>
          </w:tcPr>
          <w:p w:rsidR="001A496D" w:rsidRDefault="00000000" w14:paraId="024763D3" w14:textId="77777777">
            <w:pPr>
              <w:spacing w:after="0"/>
              <w:cnfStyle w:val="000000100000" w:firstRow="0" w:lastRow="0" w:firstColumn="0" w:lastColumn="0" w:oddVBand="0" w:evenVBand="0" w:oddHBand="1" w:evenHBand="0" w:firstRowFirstColumn="0" w:firstRowLastColumn="0" w:lastRowFirstColumn="0" w:lastRowLastColumn="0"/>
            </w:pPr>
            <w:r>
              <w:rPr>
                <w:sz w:val="19"/>
              </w:rPr>
              <w:t>number</w:t>
            </w:r>
          </w:p>
        </w:tc>
        <w:tc>
          <w:tcPr>
            <w:tcW w:w="1752" w:type="dxa"/>
          </w:tcPr>
          <w:p w:rsidR="001A496D" w:rsidRDefault="00000000" w14:paraId="07CD36B3"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66B82879"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lsp_priceoffwithoutgst</w:t>
            </w:r>
            <w:proofErr w:type="spellEnd"/>
          </w:p>
        </w:tc>
        <w:tc>
          <w:tcPr>
            <w:tcW w:w="1752" w:type="dxa"/>
          </w:tcPr>
          <w:p w:rsidR="001A496D" w:rsidRDefault="00000000" w14:paraId="41F5AAAD"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exists</w:t>
            </w:r>
          </w:p>
        </w:tc>
      </w:tr>
      <w:tr w:rsidR="001A496D" w:rsidTr="001A496D" w14:paraId="6BB72B3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3611701D" w14:textId="77777777">
            <w:pPr>
              <w:spacing w:after="0"/>
            </w:pPr>
            <w:r>
              <w:rPr>
                <w:sz w:val="19"/>
              </w:rPr>
              <w:t>22</w:t>
            </w:r>
          </w:p>
        </w:tc>
        <w:tc>
          <w:tcPr>
            <w:tcW w:w="1752" w:type="dxa"/>
          </w:tcPr>
          <w:p w:rsidR="001A496D" w:rsidRDefault="00000000" w14:paraId="5606D616" w14:textId="77777777">
            <w:pPr>
              <w:spacing w:after="0"/>
              <w:cnfStyle w:val="000000010000" w:firstRow="0" w:lastRow="0" w:firstColumn="0" w:lastColumn="0" w:oddVBand="0" w:evenVBand="0" w:oddHBand="0" w:evenHBand="1" w:firstRowFirstColumn="0" w:firstRowLastColumn="0" w:lastRowFirstColumn="0" w:lastRowLastColumn="0"/>
            </w:pPr>
            <w:r>
              <w:rPr>
                <w:rFonts w:ascii="Consolas" w:hAnsi="Consolas"/>
                <w:sz w:val="19"/>
              </w:rPr>
              <w:t>PD %</w:t>
            </w:r>
          </w:p>
        </w:tc>
        <w:tc>
          <w:tcPr>
            <w:tcW w:w="1752" w:type="dxa"/>
          </w:tcPr>
          <w:p w:rsidR="001A496D" w:rsidRDefault="00000000" w14:paraId="5F4FE3C1" w14:textId="77777777">
            <w:pPr>
              <w:spacing w:after="0"/>
              <w:cnfStyle w:val="000000010000" w:firstRow="0" w:lastRow="0" w:firstColumn="0" w:lastColumn="0" w:oddVBand="0" w:evenVBand="0" w:oddHBand="0" w:evenHBand="1" w:firstRowFirstColumn="0" w:firstRowLastColumn="0" w:lastRowFirstColumn="0" w:lastRowLastColumn="0"/>
            </w:pPr>
            <w:r>
              <w:rPr>
                <w:sz w:val="19"/>
              </w:rPr>
              <w:t>number</w:t>
            </w:r>
          </w:p>
        </w:tc>
        <w:tc>
          <w:tcPr>
            <w:tcW w:w="1752" w:type="dxa"/>
          </w:tcPr>
          <w:p w:rsidR="001A496D" w:rsidRDefault="00000000" w14:paraId="16E1542F"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DECIMAL(</w:t>
            </w:r>
            <w:proofErr w:type="gramEnd"/>
            <w:r>
              <w:rPr>
                <w:rFonts w:ascii="Consolas" w:hAnsi="Consolas"/>
                <w:sz w:val="19"/>
              </w:rPr>
              <w:t>9,2)</w:t>
            </w:r>
          </w:p>
        </w:tc>
        <w:tc>
          <w:tcPr>
            <w:tcW w:w="1752" w:type="dxa"/>
          </w:tcPr>
          <w:p w:rsidR="001A496D" w:rsidRDefault="00000000" w14:paraId="5D674638"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lsp_pd</w:t>
            </w:r>
            <w:proofErr w:type="spellEnd"/>
          </w:p>
        </w:tc>
        <w:tc>
          <w:tcPr>
            <w:tcW w:w="1752" w:type="dxa"/>
          </w:tcPr>
          <w:p w:rsidR="001A496D" w:rsidRDefault="00000000" w14:paraId="5DFDC68E"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exists</w:t>
            </w:r>
          </w:p>
        </w:tc>
      </w:tr>
      <w:tr w:rsidR="001A496D" w:rsidTr="001A496D" w14:paraId="2E66C5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6D020A4A" w14:textId="77777777">
            <w:pPr>
              <w:spacing w:after="0"/>
            </w:pPr>
            <w:r>
              <w:rPr>
                <w:sz w:val="19"/>
              </w:rPr>
              <w:t>23</w:t>
            </w:r>
          </w:p>
        </w:tc>
        <w:tc>
          <w:tcPr>
            <w:tcW w:w="1752" w:type="dxa"/>
          </w:tcPr>
          <w:p w:rsidR="001A496D" w:rsidRDefault="00000000" w14:paraId="025197F9" w14:textId="77777777">
            <w:pPr>
              <w:spacing w:after="0"/>
              <w:cnfStyle w:val="000000100000" w:firstRow="0" w:lastRow="0" w:firstColumn="0" w:lastColumn="0" w:oddVBand="0" w:evenVBand="0" w:oddHBand="1" w:evenHBand="0" w:firstRowFirstColumn="0" w:firstRowLastColumn="0" w:lastRowFirstColumn="0" w:lastRowLastColumn="0"/>
            </w:pPr>
            <w:r>
              <w:rPr>
                <w:rFonts w:ascii="Consolas" w:hAnsi="Consolas"/>
                <w:sz w:val="19"/>
              </w:rPr>
              <w:t>Scheme Val</w:t>
            </w:r>
          </w:p>
        </w:tc>
        <w:tc>
          <w:tcPr>
            <w:tcW w:w="1752" w:type="dxa"/>
          </w:tcPr>
          <w:p w:rsidR="001A496D" w:rsidRDefault="00000000" w14:paraId="0F3FCBE7" w14:textId="77777777">
            <w:pPr>
              <w:spacing w:after="0"/>
              <w:cnfStyle w:val="000000100000" w:firstRow="0" w:lastRow="0" w:firstColumn="0" w:lastColumn="0" w:oddVBand="0" w:evenVBand="0" w:oddHBand="1" w:evenHBand="0" w:firstRowFirstColumn="0" w:firstRowLastColumn="0" w:lastRowFirstColumn="0" w:lastRowLastColumn="0"/>
            </w:pPr>
            <w:r>
              <w:rPr>
                <w:sz w:val="19"/>
              </w:rPr>
              <w:t>number</w:t>
            </w:r>
          </w:p>
        </w:tc>
        <w:tc>
          <w:tcPr>
            <w:tcW w:w="1752" w:type="dxa"/>
          </w:tcPr>
          <w:p w:rsidR="001A496D" w:rsidRDefault="00000000" w14:paraId="1D7E2959"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0C05104E"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lsp_schemevalue</w:t>
            </w:r>
            <w:proofErr w:type="spellEnd"/>
          </w:p>
        </w:tc>
        <w:tc>
          <w:tcPr>
            <w:tcW w:w="1752" w:type="dxa"/>
          </w:tcPr>
          <w:p w:rsidR="001A496D" w:rsidRDefault="00000000" w14:paraId="394F3310"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exists</w:t>
            </w:r>
          </w:p>
        </w:tc>
      </w:tr>
      <w:tr w:rsidR="001A496D" w:rsidTr="001A496D" w14:paraId="0C40E06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37B4A848" w14:textId="77777777">
            <w:pPr>
              <w:spacing w:after="0"/>
            </w:pPr>
            <w:r>
              <w:rPr>
                <w:sz w:val="19"/>
              </w:rPr>
              <w:t>24</w:t>
            </w:r>
          </w:p>
        </w:tc>
        <w:tc>
          <w:tcPr>
            <w:tcW w:w="1752" w:type="dxa"/>
          </w:tcPr>
          <w:p w:rsidR="001A496D" w:rsidRDefault="00000000" w14:paraId="28A89CA3" w14:textId="77777777">
            <w:pPr>
              <w:spacing w:after="0"/>
              <w:cnfStyle w:val="000000010000" w:firstRow="0" w:lastRow="0" w:firstColumn="0" w:lastColumn="0" w:oddVBand="0" w:evenVBand="0" w:oddHBand="0" w:evenHBand="1" w:firstRowFirstColumn="0" w:firstRowLastColumn="0" w:lastRowFirstColumn="0" w:lastRowLastColumn="0"/>
            </w:pPr>
            <w:r>
              <w:rPr>
                <w:rFonts w:ascii="Consolas" w:hAnsi="Consolas"/>
                <w:sz w:val="19"/>
              </w:rPr>
              <w:t>C.I.P.</w:t>
            </w:r>
          </w:p>
        </w:tc>
        <w:tc>
          <w:tcPr>
            <w:tcW w:w="1752" w:type="dxa"/>
          </w:tcPr>
          <w:p w:rsidR="001A496D" w:rsidRDefault="00000000" w14:paraId="678DE1D1" w14:textId="77777777">
            <w:pPr>
              <w:spacing w:after="0"/>
              <w:cnfStyle w:val="000000010000" w:firstRow="0" w:lastRow="0" w:firstColumn="0" w:lastColumn="0" w:oddVBand="0" w:evenVBand="0" w:oddHBand="0" w:evenHBand="1" w:firstRowFirstColumn="0" w:firstRowLastColumn="0" w:lastRowFirstColumn="0" w:lastRowLastColumn="0"/>
            </w:pPr>
            <w:r>
              <w:rPr>
                <w:sz w:val="19"/>
              </w:rPr>
              <w:t>number</w:t>
            </w:r>
          </w:p>
        </w:tc>
        <w:tc>
          <w:tcPr>
            <w:tcW w:w="1752" w:type="dxa"/>
          </w:tcPr>
          <w:p w:rsidR="001A496D" w:rsidRDefault="00000000" w14:paraId="491D0F81"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7AE89603"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lsp_cip</w:t>
            </w:r>
            <w:proofErr w:type="spellEnd"/>
          </w:p>
        </w:tc>
        <w:tc>
          <w:tcPr>
            <w:tcW w:w="1752" w:type="dxa"/>
          </w:tcPr>
          <w:p w:rsidR="001A496D" w:rsidRDefault="00000000" w14:paraId="47CFDC3D"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exists</w:t>
            </w:r>
          </w:p>
        </w:tc>
      </w:tr>
      <w:tr w:rsidR="001A496D" w:rsidTr="001A496D" w14:paraId="5F1561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2FEDE43A" w14:textId="77777777">
            <w:pPr>
              <w:spacing w:after="0"/>
            </w:pPr>
            <w:r>
              <w:rPr>
                <w:sz w:val="19"/>
              </w:rPr>
              <w:t>25</w:t>
            </w:r>
          </w:p>
        </w:tc>
        <w:tc>
          <w:tcPr>
            <w:tcW w:w="1752" w:type="dxa"/>
          </w:tcPr>
          <w:p w:rsidR="001A496D" w:rsidRDefault="00000000" w14:paraId="545954DE" w14:textId="77777777">
            <w:pPr>
              <w:spacing w:after="0"/>
              <w:cnfStyle w:val="000000100000" w:firstRow="0" w:lastRow="0" w:firstColumn="0" w:lastColumn="0" w:oddVBand="0" w:evenVBand="0" w:oddHBand="1" w:evenHBand="0" w:firstRowFirstColumn="0" w:firstRowLastColumn="0" w:lastRowFirstColumn="0" w:lastRowLastColumn="0"/>
            </w:pPr>
            <w:r>
              <w:rPr>
                <w:rFonts w:ascii="Consolas" w:hAnsi="Consolas"/>
                <w:sz w:val="19"/>
              </w:rPr>
              <w:t>D.</w:t>
            </w:r>
            <w:proofErr w:type="gramStart"/>
            <w:r>
              <w:rPr>
                <w:rFonts w:ascii="Consolas" w:hAnsi="Consolas"/>
                <w:sz w:val="19"/>
              </w:rPr>
              <w:t>L.P</w:t>
            </w:r>
            <w:proofErr w:type="gramEnd"/>
          </w:p>
        </w:tc>
        <w:tc>
          <w:tcPr>
            <w:tcW w:w="1752" w:type="dxa"/>
          </w:tcPr>
          <w:p w:rsidR="001A496D" w:rsidRDefault="00000000" w14:paraId="0219B3A6" w14:textId="77777777">
            <w:pPr>
              <w:spacing w:after="0"/>
              <w:cnfStyle w:val="000000100000" w:firstRow="0" w:lastRow="0" w:firstColumn="0" w:lastColumn="0" w:oddVBand="0" w:evenVBand="0" w:oddHBand="1" w:evenHBand="0" w:firstRowFirstColumn="0" w:firstRowLastColumn="0" w:lastRowFirstColumn="0" w:lastRowLastColumn="0"/>
            </w:pPr>
            <w:r>
              <w:rPr>
                <w:sz w:val="19"/>
              </w:rPr>
              <w:t>number</w:t>
            </w:r>
          </w:p>
        </w:tc>
        <w:tc>
          <w:tcPr>
            <w:tcW w:w="1752" w:type="dxa"/>
          </w:tcPr>
          <w:p w:rsidR="001A496D" w:rsidRDefault="00000000" w14:paraId="2F0DA978"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3A2B22FC"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lsp_dlp</w:t>
            </w:r>
            <w:proofErr w:type="spellEnd"/>
          </w:p>
        </w:tc>
        <w:tc>
          <w:tcPr>
            <w:tcW w:w="1752" w:type="dxa"/>
          </w:tcPr>
          <w:p w:rsidR="001A496D" w:rsidRDefault="00000000" w14:paraId="23E9E57B"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exists</w:t>
            </w:r>
          </w:p>
        </w:tc>
      </w:tr>
      <w:tr w:rsidR="001A496D" w:rsidTr="001A496D" w14:paraId="2C9B580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524C04BC" w14:textId="77777777">
            <w:pPr>
              <w:spacing w:after="0"/>
            </w:pPr>
            <w:r>
              <w:rPr>
                <w:sz w:val="19"/>
              </w:rPr>
              <w:t>26</w:t>
            </w:r>
          </w:p>
        </w:tc>
        <w:tc>
          <w:tcPr>
            <w:tcW w:w="1752" w:type="dxa"/>
          </w:tcPr>
          <w:p w:rsidR="001A496D" w:rsidRDefault="00000000" w14:paraId="495E8813" w14:textId="77777777">
            <w:pPr>
              <w:spacing w:after="0"/>
              <w:cnfStyle w:val="000000010000" w:firstRow="0" w:lastRow="0" w:firstColumn="0" w:lastColumn="0" w:oddVBand="0" w:evenVBand="0" w:oddHBand="0" w:evenHBand="1" w:firstRowFirstColumn="0" w:firstRowLastColumn="0" w:lastRowFirstColumn="0" w:lastRowLastColumn="0"/>
            </w:pPr>
            <w:r>
              <w:rPr>
                <w:rFonts w:ascii="Consolas" w:hAnsi="Consolas"/>
                <w:sz w:val="19"/>
              </w:rPr>
              <w:t>Regular RLP</w:t>
            </w:r>
          </w:p>
        </w:tc>
        <w:tc>
          <w:tcPr>
            <w:tcW w:w="1752" w:type="dxa"/>
          </w:tcPr>
          <w:p w:rsidR="001A496D" w:rsidRDefault="00000000" w14:paraId="4A970A55" w14:textId="77777777">
            <w:pPr>
              <w:spacing w:after="0"/>
              <w:cnfStyle w:val="000000010000" w:firstRow="0" w:lastRow="0" w:firstColumn="0" w:lastColumn="0" w:oddVBand="0" w:evenVBand="0" w:oddHBand="0" w:evenHBand="1" w:firstRowFirstColumn="0" w:firstRowLastColumn="0" w:lastRowFirstColumn="0" w:lastRowLastColumn="0"/>
            </w:pPr>
            <w:r>
              <w:rPr>
                <w:sz w:val="19"/>
              </w:rPr>
              <w:t>number</w:t>
            </w:r>
          </w:p>
        </w:tc>
        <w:tc>
          <w:tcPr>
            <w:tcW w:w="1752" w:type="dxa"/>
          </w:tcPr>
          <w:p w:rsidR="001A496D" w:rsidRDefault="00000000" w14:paraId="1F743905"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48BC3C00"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lsp_regularrlp</w:t>
            </w:r>
            <w:proofErr w:type="spellEnd"/>
          </w:p>
        </w:tc>
        <w:tc>
          <w:tcPr>
            <w:tcW w:w="1752" w:type="dxa"/>
          </w:tcPr>
          <w:p w:rsidR="001A496D" w:rsidRDefault="00000000" w14:paraId="785694E7"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exists</w:t>
            </w:r>
          </w:p>
        </w:tc>
      </w:tr>
      <w:tr w:rsidR="001A496D" w:rsidTr="001A496D" w14:paraId="67329A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5E8C0264" w14:textId="77777777">
            <w:pPr>
              <w:spacing w:after="0"/>
            </w:pPr>
            <w:r>
              <w:rPr>
                <w:sz w:val="19"/>
              </w:rPr>
              <w:t>27</w:t>
            </w:r>
          </w:p>
        </w:tc>
        <w:tc>
          <w:tcPr>
            <w:tcW w:w="1752" w:type="dxa"/>
          </w:tcPr>
          <w:p w:rsidR="001A496D" w:rsidRDefault="00000000" w14:paraId="3C44A2FA"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RegularRLPWithoutGST</w:t>
            </w:r>
            <w:proofErr w:type="spellEnd"/>
          </w:p>
        </w:tc>
        <w:tc>
          <w:tcPr>
            <w:tcW w:w="1752" w:type="dxa"/>
          </w:tcPr>
          <w:p w:rsidR="001A496D" w:rsidRDefault="00000000" w14:paraId="302D12D5" w14:textId="77777777">
            <w:pPr>
              <w:spacing w:after="0"/>
              <w:cnfStyle w:val="000000100000" w:firstRow="0" w:lastRow="0" w:firstColumn="0" w:lastColumn="0" w:oddVBand="0" w:evenVBand="0" w:oddHBand="1" w:evenHBand="0" w:firstRowFirstColumn="0" w:firstRowLastColumn="0" w:lastRowFirstColumn="0" w:lastRowLastColumn="0"/>
            </w:pPr>
            <w:r>
              <w:rPr>
                <w:sz w:val="19"/>
              </w:rPr>
              <w:t>number</w:t>
            </w:r>
          </w:p>
        </w:tc>
        <w:tc>
          <w:tcPr>
            <w:tcW w:w="1752" w:type="dxa"/>
          </w:tcPr>
          <w:p w:rsidR="001A496D" w:rsidRDefault="00000000" w14:paraId="4C385031"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27694756"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lsp_regularrlpwithoutgst</w:t>
            </w:r>
            <w:proofErr w:type="spellEnd"/>
          </w:p>
        </w:tc>
        <w:tc>
          <w:tcPr>
            <w:tcW w:w="1752" w:type="dxa"/>
          </w:tcPr>
          <w:p w:rsidR="001A496D" w:rsidRDefault="00000000" w14:paraId="0CE2786D"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exists</w:t>
            </w:r>
          </w:p>
        </w:tc>
      </w:tr>
      <w:tr w:rsidR="001A496D" w:rsidTr="001A496D" w14:paraId="21C975F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1B577337" w14:textId="77777777">
            <w:pPr>
              <w:spacing w:after="0"/>
            </w:pPr>
            <w:r>
              <w:rPr>
                <w:sz w:val="19"/>
              </w:rPr>
              <w:t>28</w:t>
            </w:r>
          </w:p>
        </w:tc>
        <w:tc>
          <w:tcPr>
            <w:tcW w:w="1752" w:type="dxa"/>
          </w:tcPr>
          <w:p w:rsidR="001A496D" w:rsidRDefault="00000000" w14:paraId="04EBD1A3" w14:textId="77777777">
            <w:pPr>
              <w:spacing w:after="0"/>
              <w:cnfStyle w:val="000000010000" w:firstRow="0" w:lastRow="0" w:firstColumn="0" w:lastColumn="0" w:oddVBand="0" w:evenVBand="0" w:oddHBand="0" w:evenHBand="1" w:firstRowFirstColumn="0" w:firstRowLastColumn="0" w:lastRowFirstColumn="0" w:lastRowLastColumn="0"/>
            </w:pPr>
            <w:r>
              <w:rPr>
                <w:rFonts w:ascii="Consolas" w:hAnsi="Consolas"/>
                <w:sz w:val="19"/>
              </w:rPr>
              <w:t xml:space="preserve">Actual RLP </w:t>
            </w:r>
            <w:proofErr w:type="spellStart"/>
            <w:r>
              <w:rPr>
                <w:rFonts w:ascii="Consolas" w:hAnsi="Consolas"/>
                <w:sz w:val="19"/>
              </w:rPr>
              <w:t>WithOut</w:t>
            </w:r>
            <w:proofErr w:type="spellEnd"/>
            <w:r>
              <w:rPr>
                <w:rFonts w:ascii="Consolas" w:hAnsi="Consolas"/>
                <w:sz w:val="19"/>
              </w:rPr>
              <w:t xml:space="preserve"> </w:t>
            </w:r>
            <w:proofErr w:type="spellStart"/>
            <w:r>
              <w:rPr>
                <w:rFonts w:ascii="Consolas" w:hAnsi="Consolas"/>
                <w:sz w:val="19"/>
              </w:rPr>
              <w:t>PriceOff</w:t>
            </w:r>
            <w:proofErr w:type="spellEnd"/>
          </w:p>
        </w:tc>
        <w:tc>
          <w:tcPr>
            <w:tcW w:w="1752" w:type="dxa"/>
          </w:tcPr>
          <w:p w:rsidR="001A496D" w:rsidRDefault="00000000" w14:paraId="65D606B8" w14:textId="77777777">
            <w:pPr>
              <w:spacing w:after="0"/>
              <w:cnfStyle w:val="000000010000" w:firstRow="0" w:lastRow="0" w:firstColumn="0" w:lastColumn="0" w:oddVBand="0" w:evenVBand="0" w:oddHBand="0" w:evenHBand="1" w:firstRowFirstColumn="0" w:firstRowLastColumn="0" w:lastRowFirstColumn="0" w:lastRowLastColumn="0"/>
            </w:pPr>
            <w:r>
              <w:rPr>
                <w:sz w:val="19"/>
              </w:rPr>
              <w:t>number</w:t>
            </w:r>
          </w:p>
        </w:tc>
        <w:tc>
          <w:tcPr>
            <w:tcW w:w="1752" w:type="dxa"/>
          </w:tcPr>
          <w:p w:rsidR="001A496D" w:rsidRDefault="00000000" w14:paraId="5ECCBD00"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6F7B8203"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lsp_actualrlpwithoutpriceoff</w:t>
            </w:r>
            <w:proofErr w:type="spellEnd"/>
          </w:p>
        </w:tc>
        <w:tc>
          <w:tcPr>
            <w:tcW w:w="1752" w:type="dxa"/>
          </w:tcPr>
          <w:p w:rsidR="001A496D" w:rsidRDefault="00000000" w14:paraId="7037A533"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exists</w:t>
            </w:r>
          </w:p>
        </w:tc>
      </w:tr>
      <w:tr w:rsidR="001A496D" w:rsidTr="001A496D" w14:paraId="4E4F63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48BF2F84" w14:textId="77777777">
            <w:pPr>
              <w:spacing w:after="0"/>
            </w:pPr>
            <w:r>
              <w:rPr>
                <w:sz w:val="19"/>
              </w:rPr>
              <w:t>29</w:t>
            </w:r>
          </w:p>
        </w:tc>
        <w:tc>
          <w:tcPr>
            <w:tcW w:w="1752" w:type="dxa"/>
          </w:tcPr>
          <w:p w:rsidR="001A496D" w:rsidRDefault="00000000" w14:paraId="698EA9ED" w14:textId="77777777">
            <w:pPr>
              <w:spacing w:after="0"/>
              <w:cnfStyle w:val="000000100000" w:firstRow="0" w:lastRow="0" w:firstColumn="0" w:lastColumn="0" w:oddVBand="0" w:evenVBand="0" w:oddHBand="1" w:evenHBand="0" w:firstRowFirstColumn="0" w:firstRowLastColumn="0" w:lastRowFirstColumn="0" w:lastRowLastColumn="0"/>
            </w:pPr>
            <w:r>
              <w:rPr>
                <w:rFonts w:ascii="Consolas" w:hAnsi="Consolas"/>
                <w:sz w:val="19"/>
              </w:rPr>
              <w:t xml:space="preserve">Actual RLP With </w:t>
            </w:r>
            <w:proofErr w:type="spellStart"/>
            <w:r>
              <w:rPr>
                <w:rFonts w:ascii="Consolas" w:hAnsi="Consolas"/>
                <w:sz w:val="19"/>
              </w:rPr>
              <w:t>PriceOff</w:t>
            </w:r>
            <w:proofErr w:type="spellEnd"/>
          </w:p>
        </w:tc>
        <w:tc>
          <w:tcPr>
            <w:tcW w:w="1752" w:type="dxa"/>
          </w:tcPr>
          <w:p w:rsidR="001A496D" w:rsidRDefault="00000000" w14:paraId="2119D42C" w14:textId="77777777">
            <w:pPr>
              <w:spacing w:after="0"/>
              <w:cnfStyle w:val="000000100000" w:firstRow="0" w:lastRow="0" w:firstColumn="0" w:lastColumn="0" w:oddVBand="0" w:evenVBand="0" w:oddHBand="1" w:evenHBand="0" w:firstRowFirstColumn="0" w:firstRowLastColumn="0" w:lastRowFirstColumn="0" w:lastRowLastColumn="0"/>
            </w:pPr>
            <w:r>
              <w:rPr>
                <w:sz w:val="19"/>
              </w:rPr>
              <w:t>number</w:t>
            </w:r>
          </w:p>
        </w:tc>
        <w:tc>
          <w:tcPr>
            <w:tcW w:w="1752" w:type="dxa"/>
          </w:tcPr>
          <w:p w:rsidR="001A496D" w:rsidRDefault="00000000" w14:paraId="76ED651D"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0C4CEE2B"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lsp_actualrlpwithpriceoff</w:t>
            </w:r>
            <w:proofErr w:type="spellEnd"/>
          </w:p>
        </w:tc>
        <w:tc>
          <w:tcPr>
            <w:tcW w:w="1752" w:type="dxa"/>
          </w:tcPr>
          <w:p w:rsidR="001A496D" w:rsidRDefault="00000000" w14:paraId="7E5998FF"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exists</w:t>
            </w:r>
          </w:p>
        </w:tc>
      </w:tr>
      <w:tr w:rsidR="001A496D" w:rsidTr="001A496D" w14:paraId="4140155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56A433B7" w14:textId="77777777">
            <w:pPr>
              <w:spacing w:after="0"/>
            </w:pPr>
            <w:r>
              <w:rPr>
                <w:sz w:val="19"/>
              </w:rPr>
              <w:t>30</w:t>
            </w:r>
          </w:p>
        </w:tc>
        <w:tc>
          <w:tcPr>
            <w:tcW w:w="1752" w:type="dxa"/>
          </w:tcPr>
          <w:p w:rsidR="001A496D" w:rsidRDefault="00000000" w14:paraId="7460C526" w14:textId="77777777">
            <w:pPr>
              <w:spacing w:after="0"/>
              <w:cnfStyle w:val="000000010000" w:firstRow="0" w:lastRow="0" w:firstColumn="0" w:lastColumn="0" w:oddVBand="0" w:evenVBand="0" w:oddHBand="0" w:evenHBand="1" w:firstRowFirstColumn="0" w:firstRowLastColumn="0" w:lastRowFirstColumn="0" w:lastRowLastColumn="0"/>
            </w:pPr>
            <w:r>
              <w:rPr>
                <w:rFonts w:ascii="Consolas" w:hAnsi="Consolas"/>
                <w:sz w:val="19"/>
              </w:rPr>
              <w:t>Actual RLP</w:t>
            </w:r>
          </w:p>
        </w:tc>
        <w:tc>
          <w:tcPr>
            <w:tcW w:w="1752" w:type="dxa"/>
          </w:tcPr>
          <w:p w:rsidR="001A496D" w:rsidRDefault="00000000" w14:paraId="3F78428F" w14:textId="77777777">
            <w:pPr>
              <w:spacing w:after="0"/>
              <w:cnfStyle w:val="000000010000" w:firstRow="0" w:lastRow="0" w:firstColumn="0" w:lastColumn="0" w:oddVBand="0" w:evenVBand="0" w:oddHBand="0" w:evenHBand="1" w:firstRowFirstColumn="0" w:firstRowLastColumn="0" w:lastRowFirstColumn="0" w:lastRowLastColumn="0"/>
            </w:pPr>
            <w:r>
              <w:rPr>
                <w:sz w:val="19"/>
              </w:rPr>
              <w:t>number</w:t>
            </w:r>
          </w:p>
        </w:tc>
        <w:tc>
          <w:tcPr>
            <w:tcW w:w="1752" w:type="dxa"/>
          </w:tcPr>
          <w:p w:rsidR="001A496D" w:rsidRDefault="00000000" w14:paraId="039E3641"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679407F8"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lsp_actualrlp</w:t>
            </w:r>
            <w:proofErr w:type="spellEnd"/>
          </w:p>
        </w:tc>
        <w:tc>
          <w:tcPr>
            <w:tcW w:w="1752" w:type="dxa"/>
          </w:tcPr>
          <w:p w:rsidR="001A496D" w:rsidRDefault="00000000" w14:paraId="3502A350"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exists</w:t>
            </w:r>
          </w:p>
        </w:tc>
      </w:tr>
      <w:tr w:rsidR="001A496D" w:rsidTr="001A496D" w14:paraId="720B79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527EBBC9" w14:textId="77777777">
            <w:pPr>
              <w:spacing w:after="0"/>
            </w:pPr>
            <w:r>
              <w:rPr>
                <w:sz w:val="19"/>
              </w:rPr>
              <w:t>31</w:t>
            </w:r>
          </w:p>
        </w:tc>
        <w:tc>
          <w:tcPr>
            <w:tcW w:w="1752" w:type="dxa"/>
          </w:tcPr>
          <w:p w:rsidR="001A496D" w:rsidRDefault="00000000" w14:paraId="62F6F56B"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ActualRLPWithoutGST</w:t>
            </w:r>
            <w:proofErr w:type="spellEnd"/>
          </w:p>
        </w:tc>
        <w:tc>
          <w:tcPr>
            <w:tcW w:w="1752" w:type="dxa"/>
          </w:tcPr>
          <w:p w:rsidR="001A496D" w:rsidRDefault="00000000" w14:paraId="3731FD30" w14:textId="77777777">
            <w:pPr>
              <w:spacing w:after="0"/>
              <w:cnfStyle w:val="000000100000" w:firstRow="0" w:lastRow="0" w:firstColumn="0" w:lastColumn="0" w:oddVBand="0" w:evenVBand="0" w:oddHBand="1" w:evenHBand="0" w:firstRowFirstColumn="0" w:firstRowLastColumn="0" w:lastRowFirstColumn="0" w:lastRowLastColumn="0"/>
            </w:pPr>
            <w:r>
              <w:rPr>
                <w:sz w:val="19"/>
              </w:rPr>
              <w:t>number</w:t>
            </w:r>
          </w:p>
        </w:tc>
        <w:tc>
          <w:tcPr>
            <w:tcW w:w="1752" w:type="dxa"/>
          </w:tcPr>
          <w:p w:rsidR="001A496D" w:rsidRDefault="00000000" w14:paraId="13CAE2D2"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696C5798"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lsp_actualrlpwithoutgst</w:t>
            </w:r>
            <w:proofErr w:type="spellEnd"/>
          </w:p>
        </w:tc>
        <w:tc>
          <w:tcPr>
            <w:tcW w:w="1752" w:type="dxa"/>
          </w:tcPr>
          <w:p w:rsidR="001A496D" w:rsidRDefault="00000000" w14:paraId="7C696318"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exists</w:t>
            </w:r>
          </w:p>
        </w:tc>
      </w:tr>
      <w:tr w:rsidR="001A496D" w:rsidTr="001A496D" w14:paraId="37EF136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6841A888" w14:textId="77777777">
            <w:pPr>
              <w:spacing w:after="0"/>
            </w:pPr>
            <w:r>
              <w:rPr>
                <w:sz w:val="19"/>
              </w:rPr>
              <w:t>32</w:t>
            </w:r>
          </w:p>
        </w:tc>
        <w:tc>
          <w:tcPr>
            <w:tcW w:w="1752" w:type="dxa"/>
          </w:tcPr>
          <w:p w:rsidR="001A496D" w:rsidRDefault="00000000" w14:paraId="39EB633E"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NR_Claim_with_SR</w:t>
            </w:r>
            <w:proofErr w:type="spellEnd"/>
          </w:p>
        </w:tc>
        <w:tc>
          <w:tcPr>
            <w:tcW w:w="1752" w:type="dxa"/>
          </w:tcPr>
          <w:p w:rsidR="001A496D" w:rsidRDefault="00000000" w14:paraId="164B0257" w14:textId="77777777">
            <w:pPr>
              <w:spacing w:after="0"/>
              <w:cnfStyle w:val="000000010000" w:firstRow="0" w:lastRow="0" w:firstColumn="0" w:lastColumn="0" w:oddVBand="0" w:evenVBand="0" w:oddHBand="0" w:evenHBand="1" w:firstRowFirstColumn="0" w:firstRowLastColumn="0" w:lastRowFirstColumn="0" w:lastRowLastColumn="0"/>
            </w:pPr>
            <w:r>
              <w:rPr>
                <w:sz w:val="19"/>
              </w:rPr>
              <w:t>number</w:t>
            </w:r>
          </w:p>
        </w:tc>
        <w:tc>
          <w:tcPr>
            <w:tcW w:w="1752" w:type="dxa"/>
          </w:tcPr>
          <w:p w:rsidR="001A496D" w:rsidRDefault="00000000" w14:paraId="56A57BA7"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25858A6A" w14:textId="315465AD">
            <w:pPr>
              <w:spacing w:after="0"/>
              <w:cnfStyle w:val="000000010000" w:firstRow="0" w:lastRow="0" w:firstColumn="0" w:lastColumn="0" w:oddVBand="0" w:evenVBand="0" w:oddHBand="0" w:evenHBand="1" w:firstRowFirstColumn="0" w:firstRowLastColumn="0" w:lastRowFirstColumn="0" w:lastRowLastColumn="0"/>
            </w:pPr>
            <w:del w:author="Adwaith  K P" w:date="2026-08-21T14:41:00Z" w16du:dateUtc="2026-08-21T09:11:00Z" w:id="0">
              <w:r w:rsidDel="00B87C5B">
                <w:rPr>
                  <w:rFonts w:ascii="Consolas" w:hAnsi="Consolas"/>
                  <w:sz w:val="19"/>
                </w:rPr>
                <w:delText>lsp_nrclaimwithsr</w:delText>
              </w:r>
            </w:del>
            <w:r w:rsidRPr="00B87C5B" w:rsidR="00B87C5B">
              <w:rPr>
                <w:rFonts w:ascii="Consolas" w:hAnsi="Consolas"/>
                <w:color w:val="00B050"/>
                <w:sz w:val="19"/>
                <w:rPrChange w:author="Adwaith  K P" w:date="2026-08-21T14:43:00Z" w16du:dateUtc="2026-08-21T09:13:00Z" w:id="1">
                  <w:rPr>
                    <w:rFonts w:ascii="Consolas" w:hAnsi="Consolas"/>
                    <w:sz w:val="19"/>
                  </w:rPr>
                </w:rPrChange>
              </w:rPr>
              <w:t xml:space="preserve"> </w:t>
            </w:r>
            <w:proofErr w:type="spellStart"/>
            <w:r w:rsidRPr="00B87C5B" w:rsidR="00B87C5B">
              <w:rPr>
                <w:rFonts w:ascii="Consolas" w:hAnsi="Consolas"/>
                <w:b/>
                <w:bCs/>
                <w:color w:val="00B050"/>
                <w:sz w:val="19"/>
              </w:rPr>
              <w:t>lsp_nrclaimwithsrwithoutgst</w:t>
            </w:r>
            <w:proofErr w:type="spellEnd"/>
          </w:p>
        </w:tc>
        <w:tc>
          <w:tcPr>
            <w:tcW w:w="1752" w:type="dxa"/>
          </w:tcPr>
          <w:p w:rsidR="001A496D" w:rsidRDefault="00000000" w14:paraId="0F1BC8B2"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exists</w:t>
            </w:r>
          </w:p>
        </w:tc>
      </w:tr>
      <w:tr w:rsidR="001A496D" w:rsidTr="001A496D" w14:paraId="1830C6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29453203" w14:textId="77777777">
            <w:pPr>
              <w:spacing w:after="0"/>
            </w:pPr>
            <w:r>
              <w:rPr>
                <w:sz w:val="19"/>
              </w:rPr>
              <w:t>33</w:t>
            </w:r>
          </w:p>
        </w:tc>
        <w:tc>
          <w:tcPr>
            <w:tcW w:w="1752" w:type="dxa"/>
          </w:tcPr>
          <w:p w:rsidR="001A496D" w:rsidRDefault="00000000" w14:paraId="5E9C6C96"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Price_Off_Claim_With_SR</w:t>
            </w:r>
            <w:proofErr w:type="spellEnd"/>
          </w:p>
        </w:tc>
        <w:tc>
          <w:tcPr>
            <w:tcW w:w="1752" w:type="dxa"/>
          </w:tcPr>
          <w:p w:rsidR="001A496D" w:rsidRDefault="00000000" w14:paraId="31FEABFB" w14:textId="77777777">
            <w:pPr>
              <w:spacing w:after="0"/>
              <w:cnfStyle w:val="000000100000" w:firstRow="0" w:lastRow="0" w:firstColumn="0" w:lastColumn="0" w:oddVBand="0" w:evenVBand="0" w:oddHBand="1" w:evenHBand="0" w:firstRowFirstColumn="0" w:firstRowLastColumn="0" w:lastRowFirstColumn="0" w:lastRowLastColumn="0"/>
            </w:pPr>
            <w:r>
              <w:rPr>
                <w:sz w:val="19"/>
              </w:rPr>
              <w:t>number</w:t>
            </w:r>
          </w:p>
        </w:tc>
        <w:tc>
          <w:tcPr>
            <w:tcW w:w="1752" w:type="dxa"/>
          </w:tcPr>
          <w:p w:rsidR="001A496D" w:rsidRDefault="00000000" w14:paraId="12188ED5"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532C4244" w14:textId="3690EA7B">
            <w:pPr>
              <w:spacing w:after="0"/>
              <w:cnfStyle w:val="000000100000" w:firstRow="0" w:lastRow="0" w:firstColumn="0" w:lastColumn="0" w:oddVBand="0" w:evenVBand="0" w:oddHBand="1" w:evenHBand="0" w:firstRowFirstColumn="0" w:firstRowLastColumn="0" w:lastRowFirstColumn="0" w:lastRowLastColumn="0"/>
            </w:pPr>
            <w:del w:author="Adwaith  K P" w:date="2026-08-21T14:41:00Z" w16du:dateUtc="2026-08-21T09:11:00Z" w:id="2">
              <w:r w:rsidDel="00B87C5B">
                <w:rPr>
                  <w:rFonts w:ascii="Consolas" w:hAnsi="Consolas"/>
                  <w:sz w:val="19"/>
                </w:rPr>
                <w:delText>lsp_priceoffclaimwithsr</w:delText>
              </w:r>
            </w:del>
            <w:r w:rsidR="00B87C5B">
              <w:rPr>
                <w:rFonts w:ascii="Consolas" w:hAnsi="Consolas"/>
                <w:sz w:val="19"/>
              </w:rPr>
              <w:t xml:space="preserve"> </w:t>
            </w:r>
            <w:proofErr w:type="spellStart"/>
            <w:r w:rsidRPr="00B87C5B" w:rsidR="00B87C5B">
              <w:rPr>
                <w:rFonts w:ascii="Consolas" w:hAnsi="Consolas"/>
                <w:b/>
                <w:bCs/>
                <w:color w:val="00B050"/>
                <w:sz w:val="19"/>
                <w:rPrChange w:author="Adwaith  K P" w:date="2026-08-21T14:42:00Z" w16du:dateUtc="2026-08-21T09:12:00Z" w:id="3">
                  <w:rPr>
                    <w:rFonts w:ascii="Consolas" w:hAnsi="Consolas"/>
                    <w:sz w:val="19"/>
                  </w:rPr>
                </w:rPrChange>
              </w:rPr>
              <w:t>lsp_priceoffclaimwithsrwithoutgst</w:t>
            </w:r>
            <w:proofErr w:type="spellEnd"/>
          </w:p>
        </w:tc>
        <w:tc>
          <w:tcPr>
            <w:tcW w:w="1752" w:type="dxa"/>
          </w:tcPr>
          <w:p w:rsidR="001A496D" w:rsidRDefault="00000000" w14:paraId="63F71014" w14:textId="77777777">
            <w:pPr>
              <w:spacing w:after="0"/>
              <w:cnfStyle w:val="000000100000" w:firstRow="0" w:lastRow="0" w:firstColumn="0" w:lastColumn="0" w:oddVBand="0" w:evenVBand="0" w:oddHBand="1" w:evenHBand="0" w:firstRowFirstColumn="0" w:firstRowLastColumn="0" w:lastRowFirstColumn="0" w:lastRowLastColumn="0"/>
            </w:pPr>
            <w:r>
              <w:rPr>
                <w:sz w:val="19"/>
              </w:rPr>
              <w:t>exists</w:t>
            </w:r>
          </w:p>
        </w:tc>
      </w:tr>
      <w:tr w:rsidR="001A496D" w:rsidTr="001A496D" w14:paraId="51EEBD4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001A496D" w:rsidRDefault="00000000" w14:paraId="47E015D6" w14:textId="77777777">
            <w:pPr>
              <w:spacing w:after="0"/>
            </w:pPr>
            <w:r>
              <w:rPr>
                <w:sz w:val="19"/>
              </w:rPr>
              <w:t>34</w:t>
            </w:r>
          </w:p>
        </w:tc>
        <w:tc>
          <w:tcPr>
            <w:tcW w:w="1752" w:type="dxa"/>
          </w:tcPr>
          <w:p w:rsidR="001A496D" w:rsidRDefault="00000000" w14:paraId="7AB283A9" w14:textId="77777777">
            <w:pPr>
              <w:spacing w:after="0"/>
              <w:cnfStyle w:val="000000010000" w:firstRow="0" w:lastRow="0" w:firstColumn="0" w:lastColumn="0" w:oddVBand="0" w:evenVBand="0" w:oddHBand="0" w:evenHBand="1" w:firstRowFirstColumn="0" w:firstRowLastColumn="0" w:lastRowFirstColumn="0" w:lastRowLastColumn="0"/>
            </w:pPr>
            <w:proofErr w:type="spellStart"/>
            <w:r>
              <w:rPr>
                <w:rFonts w:ascii="Consolas" w:hAnsi="Consolas"/>
                <w:sz w:val="19"/>
              </w:rPr>
              <w:t>Total_Claim_With_SR</w:t>
            </w:r>
            <w:proofErr w:type="spellEnd"/>
          </w:p>
        </w:tc>
        <w:tc>
          <w:tcPr>
            <w:tcW w:w="1752" w:type="dxa"/>
          </w:tcPr>
          <w:p w:rsidR="001A496D" w:rsidRDefault="00000000" w14:paraId="2D71F131" w14:textId="77777777">
            <w:pPr>
              <w:spacing w:after="0"/>
              <w:cnfStyle w:val="000000010000" w:firstRow="0" w:lastRow="0" w:firstColumn="0" w:lastColumn="0" w:oddVBand="0" w:evenVBand="0" w:oddHBand="0" w:evenHBand="1" w:firstRowFirstColumn="0" w:firstRowLastColumn="0" w:lastRowFirstColumn="0" w:lastRowLastColumn="0"/>
            </w:pPr>
            <w:r>
              <w:rPr>
                <w:sz w:val="19"/>
              </w:rPr>
              <w:t>number</w:t>
            </w:r>
          </w:p>
        </w:tc>
        <w:tc>
          <w:tcPr>
            <w:tcW w:w="1752" w:type="dxa"/>
          </w:tcPr>
          <w:p w:rsidR="001A496D" w:rsidRDefault="00000000" w14:paraId="073EB5F4"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DECIMAL(</w:t>
            </w:r>
            <w:proofErr w:type="gramEnd"/>
            <w:r>
              <w:rPr>
                <w:rFonts w:ascii="Consolas" w:hAnsi="Consolas"/>
                <w:sz w:val="19"/>
              </w:rPr>
              <w:t>18,2)</w:t>
            </w:r>
          </w:p>
        </w:tc>
        <w:tc>
          <w:tcPr>
            <w:tcW w:w="1752" w:type="dxa"/>
          </w:tcPr>
          <w:p w:rsidR="001A496D" w:rsidRDefault="00000000" w14:paraId="0BD6FA41" w14:textId="47E24C0E">
            <w:pPr>
              <w:spacing w:after="0"/>
              <w:cnfStyle w:val="000000010000" w:firstRow="0" w:lastRow="0" w:firstColumn="0" w:lastColumn="0" w:oddVBand="0" w:evenVBand="0" w:oddHBand="0" w:evenHBand="1" w:firstRowFirstColumn="0" w:firstRowLastColumn="0" w:lastRowFirstColumn="0" w:lastRowLastColumn="0"/>
            </w:pPr>
            <w:del w:author="Adwaith  K P" w:date="2026-08-21T14:42:00Z" w16du:dateUtc="2026-08-21T09:12:00Z" w:id="4">
              <w:r w:rsidDel="00B87C5B">
                <w:rPr>
                  <w:rFonts w:ascii="Consolas" w:hAnsi="Consolas"/>
                  <w:sz w:val="19"/>
                </w:rPr>
                <w:delText>lsp_totalclaimwithsr</w:delText>
              </w:r>
            </w:del>
            <w:ins w:author="Adwaith  K P" w:date="2026-08-21T14:42:00Z" w16du:dateUtc="2026-08-21T09:12:00Z" w:id="5">
              <w:r w:rsidR="00B87C5B">
                <w:rPr>
                  <w:rFonts w:ascii="Consolas" w:hAnsi="Consolas"/>
                  <w:sz w:val="19"/>
                </w:rPr>
                <w:t xml:space="preserve"> </w:t>
              </w:r>
            </w:ins>
            <w:proofErr w:type="spellStart"/>
            <w:r w:rsidRPr="00B87C5B" w:rsidR="00B87C5B">
              <w:rPr>
                <w:rFonts w:ascii="Consolas" w:hAnsi="Consolas"/>
                <w:b/>
                <w:bCs/>
                <w:color w:val="00B050"/>
                <w:sz w:val="19"/>
                <w:rPrChange w:author="Adwaith  K P" w:date="2026-08-21T14:42:00Z" w16du:dateUtc="2026-08-21T09:12:00Z" w:id="6">
                  <w:rPr>
                    <w:rFonts w:ascii="Consolas" w:hAnsi="Consolas"/>
                    <w:sz w:val="19"/>
                  </w:rPr>
                </w:rPrChange>
              </w:rPr>
              <w:t>lsp_priceoffclaimwithsrwithoutgst</w:t>
            </w:r>
            <w:proofErr w:type="spellEnd"/>
          </w:p>
        </w:tc>
        <w:tc>
          <w:tcPr>
            <w:tcW w:w="1752" w:type="dxa"/>
          </w:tcPr>
          <w:p w:rsidR="001A496D" w:rsidRDefault="00000000" w14:paraId="514B5452" w14:textId="77777777">
            <w:pPr>
              <w:spacing w:after="0"/>
              <w:cnfStyle w:val="000000010000" w:firstRow="0" w:lastRow="0" w:firstColumn="0" w:lastColumn="0" w:oddVBand="0" w:evenVBand="0" w:oddHBand="0" w:evenHBand="1" w:firstRowFirstColumn="0" w:firstRowLastColumn="0" w:lastRowFirstColumn="0" w:lastRowLastColumn="0"/>
            </w:pPr>
            <w:r>
              <w:rPr>
                <w:sz w:val="19"/>
              </w:rPr>
              <w:t>exists</w:t>
            </w:r>
          </w:p>
        </w:tc>
      </w:tr>
      <w:tr w:rsidR="001A496D" w:rsidTr="001A496D" w14:paraId="2FA961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2" w:type="dxa"/>
          </w:tcPr>
          <w:p w:rsidRPr="000553B6" w:rsidR="001A496D" w:rsidRDefault="00000000" w14:paraId="6083553B" w14:textId="77777777">
            <w:pPr>
              <w:spacing w:after="0"/>
              <w:rPr>
                <w:rPrChange w:author="Adwaith  K P" w:date="2026-08-21T15:18:00Z" w16du:dateUtc="2026-08-21T09:48:00Z" w:id="7">
                  <w:rPr>
                    <w:color w:val="EE0000"/>
                  </w:rPr>
                </w:rPrChange>
              </w:rPr>
            </w:pPr>
            <w:r w:rsidRPr="000553B6">
              <w:rPr>
                <w:sz w:val="19"/>
                <w:rPrChange w:author="Adwaith  K P" w:date="2026-08-21T15:18:00Z" w16du:dateUtc="2026-08-21T09:48:00Z" w:id="8">
                  <w:rPr>
                    <w:color w:val="EE0000"/>
                    <w:sz w:val="19"/>
                  </w:rPr>
                </w:rPrChange>
              </w:rPr>
              <w:t>35</w:t>
            </w:r>
          </w:p>
        </w:tc>
        <w:tc>
          <w:tcPr>
            <w:tcW w:w="1752" w:type="dxa"/>
          </w:tcPr>
          <w:p w:rsidRPr="000553B6" w:rsidR="001A496D" w:rsidRDefault="00000000" w14:paraId="2969B245" w14:textId="77777777">
            <w:pPr>
              <w:spacing w:after="0"/>
              <w:cnfStyle w:val="000000100000" w:firstRow="0" w:lastRow="0" w:firstColumn="0" w:lastColumn="0" w:oddVBand="0" w:evenVBand="0" w:oddHBand="1" w:evenHBand="0" w:firstRowFirstColumn="0" w:firstRowLastColumn="0" w:lastRowFirstColumn="0" w:lastRowLastColumn="0"/>
              <w:rPr>
                <w:b/>
                <w:bCs/>
                <w:rPrChange w:author="Adwaith  K P" w:date="2026-08-21T15:18:00Z" w16du:dateUtc="2026-08-21T09:48:00Z" w:id="9">
                  <w:rPr>
                    <w:b/>
                    <w:bCs/>
                    <w:color w:val="EE0000"/>
                  </w:rPr>
                </w:rPrChange>
              </w:rPr>
            </w:pPr>
            <w:proofErr w:type="spellStart"/>
            <w:r w:rsidRPr="000553B6">
              <w:rPr>
                <w:rFonts w:ascii="Consolas" w:hAnsi="Consolas"/>
                <w:b/>
                <w:bCs/>
                <w:sz w:val="19"/>
                <w:rPrChange w:author="Adwaith  K P" w:date="2026-08-21T15:18:00Z" w16du:dateUtc="2026-08-21T09:48:00Z" w:id="10">
                  <w:rPr>
                    <w:rFonts w:ascii="Consolas" w:hAnsi="Consolas"/>
                    <w:b/>
                    <w:bCs/>
                    <w:color w:val="EE0000"/>
                    <w:sz w:val="19"/>
                  </w:rPr>
                </w:rPrChange>
              </w:rPr>
              <w:t>SrNo</w:t>
            </w:r>
            <w:proofErr w:type="spellEnd"/>
          </w:p>
        </w:tc>
        <w:tc>
          <w:tcPr>
            <w:tcW w:w="1752" w:type="dxa"/>
          </w:tcPr>
          <w:p w:rsidRPr="000553B6" w:rsidR="001A496D" w:rsidRDefault="00000000" w14:paraId="56E8C1E1" w14:textId="77777777">
            <w:pPr>
              <w:spacing w:after="0"/>
              <w:cnfStyle w:val="000000100000" w:firstRow="0" w:lastRow="0" w:firstColumn="0" w:lastColumn="0" w:oddVBand="0" w:evenVBand="0" w:oddHBand="1" w:evenHBand="0" w:firstRowFirstColumn="0" w:firstRowLastColumn="0" w:lastRowFirstColumn="0" w:lastRowLastColumn="0"/>
              <w:rPr>
                <w:b/>
                <w:bCs/>
                <w:rPrChange w:author="Adwaith  K P" w:date="2026-08-21T15:18:00Z" w16du:dateUtc="2026-08-21T09:48:00Z" w:id="11">
                  <w:rPr>
                    <w:b/>
                    <w:bCs/>
                    <w:color w:val="EE0000"/>
                  </w:rPr>
                </w:rPrChange>
              </w:rPr>
            </w:pPr>
            <w:r w:rsidRPr="000553B6">
              <w:rPr>
                <w:b/>
                <w:bCs/>
                <w:sz w:val="19"/>
                <w:rPrChange w:author="Adwaith  K P" w:date="2026-08-21T15:18:00Z" w16du:dateUtc="2026-08-21T09:48:00Z" w:id="12">
                  <w:rPr>
                    <w:b/>
                    <w:bCs/>
                    <w:color w:val="EE0000"/>
                    <w:sz w:val="19"/>
                  </w:rPr>
                </w:rPrChange>
              </w:rPr>
              <w:t>string</w:t>
            </w:r>
          </w:p>
        </w:tc>
        <w:tc>
          <w:tcPr>
            <w:tcW w:w="1752" w:type="dxa"/>
          </w:tcPr>
          <w:p w:rsidRPr="000553B6" w:rsidR="001A496D" w:rsidRDefault="00000000" w14:paraId="3A62B326" w14:textId="77777777">
            <w:pPr>
              <w:spacing w:after="0"/>
              <w:cnfStyle w:val="000000100000" w:firstRow="0" w:lastRow="0" w:firstColumn="0" w:lastColumn="0" w:oddVBand="0" w:evenVBand="0" w:oddHBand="1" w:evenHBand="0" w:firstRowFirstColumn="0" w:firstRowLastColumn="0" w:lastRowFirstColumn="0" w:lastRowLastColumn="0"/>
              <w:rPr>
                <w:b/>
                <w:bCs/>
                <w:rPrChange w:author="Adwaith  K P" w:date="2026-08-21T15:18:00Z" w16du:dateUtc="2026-08-21T09:48:00Z" w:id="13">
                  <w:rPr>
                    <w:b/>
                    <w:bCs/>
                    <w:color w:val="EE0000"/>
                  </w:rPr>
                </w:rPrChange>
              </w:rPr>
            </w:pPr>
            <w:proofErr w:type="gramStart"/>
            <w:r w:rsidRPr="000553B6">
              <w:rPr>
                <w:rFonts w:ascii="Consolas" w:hAnsi="Consolas"/>
                <w:b/>
                <w:bCs/>
                <w:sz w:val="19"/>
                <w:rPrChange w:author="Adwaith  K P" w:date="2026-08-21T15:18:00Z" w16du:dateUtc="2026-08-21T09:48:00Z" w:id="14">
                  <w:rPr>
                    <w:rFonts w:ascii="Consolas" w:hAnsi="Consolas"/>
                    <w:b/>
                    <w:bCs/>
                    <w:color w:val="EE0000"/>
                    <w:sz w:val="19"/>
                  </w:rPr>
                </w:rPrChange>
              </w:rPr>
              <w:t>VARCHAR(</w:t>
            </w:r>
            <w:proofErr w:type="gramEnd"/>
            <w:r w:rsidRPr="000553B6">
              <w:rPr>
                <w:rFonts w:ascii="Consolas" w:hAnsi="Consolas"/>
                <w:b/>
                <w:bCs/>
                <w:sz w:val="19"/>
                <w:rPrChange w:author="Adwaith  K P" w:date="2026-08-21T15:18:00Z" w16du:dateUtc="2026-08-21T09:48:00Z" w:id="15">
                  <w:rPr>
                    <w:rFonts w:ascii="Consolas" w:hAnsi="Consolas"/>
                    <w:b/>
                    <w:bCs/>
                    <w:color w:val="EE0000"/>
                    <w:sz w:val="19"/>
                  </w:rPr>
                </w:rPrChange>
              </w:rPr>
              <w:t>50)</w:t>
            </w:r>
          </w:p>
        </w:tc>
        <w:tc>
          <w:tcPr>
            <w:tcW w:w="1752" w:type="dxa"/>
          </w:tcPr>
          <w:p w:rsidRPr="000553B6" w:rsidR="001A496D" w:rsidRDefault="00000000" w14:paraId="777F8D8C" w14:textId="77777777">
            <w:pPr>
              <w:spacing w:after="0"/>
              <w:cnfStyle w:val="000000100000" w:firstRow="0" w:lastRow="0" w:firstColumn="0" w:lastColumn="0" w:oddVBand="0" w:evenVBand="0" w:oddHBand="1" w:evenHBand="0" w:firstRowFirstColumn="0" w:firstRowLastColumn="0" w:lastRowFirstColumn="0" w:lastRowLastColumn="0"/>
              <w:rPr>
                <w:b/>
                <w:bCs/>
                <w:rPrChange w:author="Adwaith  K P" w:date="2026-08-21T15:18:00Z" w16du:dateUtc="2026-08-21T09:48:00Z" w:id="16">
                  <w:rPr>
                    <w:b/>
                    <w:bCs/>
                    <w:color w:val="EE0000"/>
                  </w:rPr>
                </w:rPrChange>
              </w:rPr>
            </w:pPr>
            <w:proofErr w:type="spellStart"/>
            <w:r w:rsidRPr="000553B6">
              <w:rPr>
                <w:rFonts w:ascii="Consolas" w:hAnsi="Consolas"/>
                <w:b/>
                <w:bCs/>
                <w:sz w:val="19"/>
                <w:rPrChange w:author="Adwaith  K P" w:date="2026-08-21T15:18:00Z" w16du:dateUtc="2026-08-21T09:48:00Z" w:id="17">
                  <w:rPr>
                    <w:rFonts w:ascii="Consolas" w:hAnsi="Consolas"/>
                    <w:b/>
                    <w:bCs/>
                    <w:color w:val="EE0000"/>
                    <w:sz w:val="19"/>
                  </w:rPr>
                </w:rPrChange>
              </w:rPr>
              <w:t>lsp_srno</w:t>
            </w:r>
            <w:proofErr w:type="spellEnd"/>
          </w:p>
        </w:tc>
        <w:tc>
          <w:tcPr>
            <w:tcW w:w="1752" w:type="dxa"/>
          </w:tcPr>
          <w:p w:rsidRPr="000553B6" w:rsidR="001A496D" w:rsidRDefault="00000000" w14:paraId="73661E68" w14:textId="77777777">
            <w:pPr>
              <w:spacing w:after="0"/>
              <w:cnfStyle w:val="000000100000" w:firstRow="0" w:lastRow="0" w:firstColumn="0" w:lastColumn="0" w:oddVBand="0" w:evenVBand="0" w:oddHBand="1" w:evenHBand="0" w:firstRowFirstColumn="0" w:firstRowLastColumn="0" w:lastRowFirstColumn="0" w:lastRowLastColumn="0"/>
              <w:rPr>
                <w:b/>
                <w:bCs/>
                <w:rPrChange w:author="Adwaith  K P" w:date="2026-08-21T15:18:00Z" w16du:dateUtc="2026-08-21T09:48:00Z" w:id="18">
                  <w:rPr>
                    <w:b/>
                    <w:bCs/>
                    <w:color w:val="EE0000"/>
                  </w:rPr>
                </w:rPrChange>
              </w:rPr>
            </w:pPr>
            <w:r w:rsidRPr="000553B6">
              <w:rPr>
                <w:b/>
                <w:bCs/>
                <w:sz w:val="19"/>
                <w:rPrChange w:author="Adwaith  K P" w:date="2026-08-21T15:18:00Z" w16du:dateUtc="2026-08-21T09:48:00Z" w:id="19">
                  <w:rPr>
                    <w:b/>
                    <w:bCs/>
                    <w:color w:val="EE0000"/>
                    <w:sz w:val="19"/>
                  </w:rPr>
                </w:rPrChange>
              </w:rPr>
              <w:t>exists</w:t>
            </w:r>
          </w:p>
        </w:tc>
      </w:tr>
    </w:tbl>
    <w:p w:rsidR="001A496D" w:rsidRDefault="00000000" w14:paraId="0FFB72DB" w14:textId="77777777">
      <w:r>
        <w:t xml:space="preserve">Both GST variants are sent. The portal </w:t>
      </w:r>
      <w:r>
        <w:rPr>
          <w:b/>
        </w:rPr>
        <w:t>displays and totals the `_WOGST` columns</w:t>
      </w:r>
      <w:r>
        <w:t xml:space="preserve"> as the claim value; the with-GST columns are for reference and reconciliation. Use </w:t>
      </w:r>
      <w:r>
        <w:rPr>
          <w:rFonts w:ascii="Consolas" w:hAnsi="Consolas"/>
          <w:sz w:val="18"/>
        </w:rPr>
        <w:t>DECIMAL</w:t>
      </w:r>
      <w:r>
        <w:t>, not float.</w:t>
      </w:r>
    </w:p>
    <w:p w:rsidR="001A496D" w:rsidRDefault="00000000" w14:paraId="1F7E33C6" w14:textId="77777777">
      <w:pPr>
        <w:spacing w:before="200" w:after="80"/>
      </w:pPr>
      <w:r>
        <w:rPr>
          <w:b/>
          <w:color w:val="1F3A5F"/>
          <w:sz w:val="28"/>
        </w:rPr>
        <w:t>5. Sample payload</w:t>
      </w:r>
    </w:p>
    <w:p w:rsidR="001A496D" w:rsidRDefault="00000000" w14:paraId="4794E967" w14:textId="77777777">
      <w:r>
        <w:t xml:space="preserve">Values are illustrative. GST at 18%: </w:t>
      </w:r>
      <w:r>
        <w:rPr>
          <w:rFonts w:ascii="Consolas" w:hAnsi="Consolas"/>
          <w:sz w:val="18"/>
        </w:rPr>
        <w:t>20906.13 / 1.18 = 17716.21</w:t>
      </w:r>
      <w:r>
        <w:t xml:space="preserve">. The sample shows 2 of </w:t>
      </w:r>
      <w:proofErr w:type="gramStart"/>
      <w:r>
        <w:t>1,847 line</w:t>
      </w:r>
      <w:proofErr w:type="gramEnd"/>
      <w:r>
        <w:t xml:space="preserve"> items.</w:t>
      </w:r>
    </w:p>
    <w:p w:rsidR="001A496D" w:rsidRDefault="00000000" w14:paraId="36CAF048" w14:textId="77777777">
      <w:pPr>
        <w:shd w:val="clear" w:color="auto" w:fill="F2F2F2"/>
        <w:spacing w:before="40" w:after="80"/>
        <w:ind w:left="360"/>
      </w:pPr>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lsp_claimid</w:t>
      </w:r>
      <w:proofErr w:type="spellEnd"/>
      <w:r>
        <w:rPr>
          <w:rFonts w:ascii="Consolas" w:hAnsi="Consolas"/>
          <w:sz w:val="18"/>
        </w:rPr>
        <w:t>": "03b57d44-4e29-4016-9625-add0b4149c17",</w:t>
      </w:r>
      <w:r>
        <w:rPr>
          <w:rFonts w:ascii="Consolas" w:hAnsi="Consolas"/>
          <w:sz w:val="18"/>
        </w:rPr>
        <w:br/>
      </w:r>
      <w:r>
        <w:rPr>
          <w:rFonts w:ascii="Consolas" w:hAnsi="Consolas"/>
          <w:sz w:val="18"/>
        </w:rPr>
        <w:t xml:space="preserve">  "</w:t>
      </w:r>
      <w:proofErr w:type="spellStart"/>
      <w:r>
        <w:rPr>
          <w:rFonts w:ascii="Consolas" w:hAnsi="Consolas"/>
          <w:sz w:val="18"/>
        </w:rPr>
        <w:t>lsp_claim</w:t>
      </w:r>
      <w:proofErr w:type="spellEnd"/>
      <w:r>
        <w:rPr>
          <w:rFonts w:ascii="Consolas" w:hAnsi="Consolas"/>
          <w:sz w:val="18"/>
        </w:rPr>
        <w:t>": "PCCL-1222",</w:t>
      </w:r>
      <w:r>
        <w:rPr>
          <w:rFonts w:ascii="Consolas" w:hAnsi="Consolas"/>
          <w:sz w:val="18"/>
        </w:rPr>
        <w:br/>
      </w:r>
      <w:r>
        <w:rPr>
          <w:rFonts w:ascii="Consolas" w:hAnsi="Consolas"/>
          <w:sz w:val="18"/>
        </w:rPr>
        <w:t xml:space="preserve">  "</w:t>
      </w:r>
      <w:proofErr w:type="spellStart"/>
      <w:r>
        <w:rPr>
          <w:rFonts w:ascii="Consolas" w:hAnsi="Consolas"/>
          <w:sz w:val="18"/>
        </w:rPr>
        <w:t>lsp_distcode</w:t>
      </w:r>
      <w:proofErr w:type="spellEnd"/>
      <w:r>
        <w:rPr>
          <w:rFonts w:ascii="Consolas" w:hAnsi="Consolas"/>
          <w:sz w:val="18"/>
        </w:rPr>
        <w:t>": "125005",</w:t>
      </w:r>
      <w:r>
        <w:rPr>
          <w:rFonts w:ascii="Consolas" w:hAnsi="Consolas"/>
          <w:sz w:val="18"/>
        </w:rPr>
        <w:br/>
      </w:r>
      <w:r>
        <w:rPr>
          <w:rFonts w:ascii="Consolas" w:hAnsi="Consolas"/>
          <w:sz w:val="18"/>
        </w:rPr>
        <w:t xml:space="preserve">  "</w:t>
      </w:r>
      <w:proofErr w:type="spellStart"/>
      <w:r>
        <w:rPr>
          <w:rFonts w:ascii="Consolas" w:hAnsi="Consolas"/>
          <w:sz w:val="18"/>
        </w:rPr>
        <w:t>lsp_distributor</w:t>
      </w:r>
      <w:proofErr w:type="spellEnd"/>
      <w:r>
        <w:rPr>
          <w:rFonts w:ascii="Consolas" w:hAnsi="Consolas"/>
          <w:sz w:val="18"/>
        </w:rPr>
        <w:t>": "830a29d6-5288-f111-8077-6045bdaee448",</w:t>
      </w:r>
      <w:r>
        <w:rPr>
          <w:rFonts w:ascii="Consolas" w:hAnsi="Consolas"/>
          <w:sz w:val="18"/>
        </w:rPr>
        <w:br/>
      </w:r>
      <w:r>
        <w:rPr>
          <w:rFonts w:ascii="Consolas" w:hAnsi="Consolas"/>
          <w:sz w:val="18"/>
        </w:rPr>
        <w:t xml:space="preserve">  "</w:t>
      </w:r>
      <w:proofErr w:type="spellStart"/>
      <w:r>
        <w:rPr>
          <w:rFonts w:ascii="Consolas" w:hAnsi="Consolas"/>
          <w:sz w:val="18"/>
        </w:rPr>
        <w:t>lsp_distributor_formatted</w:t>
      </w:r>
      <w:proofErr w:type="spellEnd"/>
      <w:r>
        <w:rPr>
          <w:rFonts w:ascii="Consolas" w:hAnsi="Consolas"/>
          <w:sz w:val="18"/>
        </w:rPr>
        <w:t>": "M/S SHREE  SHYAM JI TRADERS",</w:t>
      </w:r>
      <w:r>
        <w:rPr>
          <w:rFonts w:ascii="Consolas" w:hAnsi="Consolas"/>
          <w:sz w:val="18"/>
        </w:rPr>
        <w:br/>
      </w:r>
      <w:r>
        <w:rPr>
          <w:rFonts w:ascii="Consolas" w:hAnsi="Consolas"/>
          <w:sz w:val="18"/>
        </w:rPr>
        <w:t xml:space="preserve">  "</w:t>
      </w:r>
      <w:proofErr w:type="spellStart"/>
      <w:r>
        <w:rPr>
          <w:rFonts w:ascii="Consolas" w:hAnsi="Consolas"/>
          <w:sz w:val="18"/>
        </w:rPr>
        <w:t>lsp_periodicclosure</w:t>
      </w:r>
      <w:proofErr w:type="spellEnd"/>
      <w:r>
        <w:rPr>
          <w:rFonts w:ascii="Consolas" w:hAnsi="Consolas"/>
          <w:sz w:val="18"/>
        </w:rPr>
        <w:t>": "PC03",</w:t>
      </w:r>
      <w:r>
        <w:rPr>
          <w:rFonts w:ascii="Consolas" w:hAnsi="Consolas"/>
          <w:sz w:val="18"/>
        </w:rPr>
        <w:br/>
      </w:r>
      <w:r>
        <w:rPr>
          <w:rFonts w:ascii="Consolas" w:hAnsi="Consolas"/>
          <w:sz w:val="18"/>
        </w:rPr>
        <w:t xml:space="preserve">  "</w:t>
      </w:r>
      <w:proofErr w:type="spellStart"/>
      <w:r>
        <w:rPr>
          <w:rFonts w:ascii="Consolas" w:hAnsi="Consolas"/>
          <w:sz w:val="18"/>
        </w:rPr>
        <w:t>lsp_fy</w:t>
      </w:r>
      <w:proofErr w:type="spellEnd"/>
      <w:r>
        <w:rPr>
          <w:rFonts w:ascii="Consolas" w:hAnsi="Consolas"/>
          <w:sz w:val="18"/>
        </w:rPr>
        <w:t>": "26-27",</w:t>
      </w:r>
      <w:r>
        <w:rPr>
          <w:rFonts w:ascii="Consolas" w:hAnsi="Consolas"/>
          <w:sz w:val="18"/>
        </w:rPr>
        <w:br/>
      </w:r>
      <w:r>
        <w:rPr>
          <w:rFonts w:ascii="Consolas" w:hAnsi="Consolas"/>
          <w:sz w:val="18"/>
        </w:rPr>
        <w:t xml:space="preserve">  "</w:t>
      </w:r>
      <w:proofErr w:type="spellStart"/>
      <w:r>
        <w:rPr>
          <w:rFonts w:ascii="Consolas" w:hAnsi="Consolas"/>
          <w:sz w:val="18"/>
        </w:rPr>
        <w:t>lsp_scheme</w:t>
      </w:r>
      <w:proofErr w:type="spellEnd"/>
      <w:r>
        <w:rPr>
          <w:rFonts w:ascii="Consolas" w:hAnsi="Consolas"/>
          <w:sz w:val="18"/>
        </w:rPr>
        <w:t>": "NR-PO-Synapse",</w:t>
      </w:r>
      <w:r>
        <w:rPr>
          <w:rFonts w:ascii="Consolas" w:hAnsi="Consolas"/>
          <w:sz w:val="18"/>
        </w:rPr>
        <w:br/>
      </w:r>
      <w:r>
        <w:rPr>
          <w:rFonts w:ascii="Consolas" w:hAnsi="Consolas"/>
          <w:sz w:val="18"/>
        </w:rPr>
        <w:t xml:space="preserve">  "</w:t>
      </w:r>
      <w:proofErr w:type="spellStart"/>
      <w:r>
        <w:rPr>
          <w:rFonts w:ascii="Consolas" w:hAnsi="Consolas"/>
          <w:sz w:val="18"/>
        </w:rPr>
        <w:t>lsp_fromdate</w:t>
      </w:r>
      <w:proofErr w:type="spellEnd"/>
      <w:r>
        <w:rPr>
          <w:rFonts w:ascii="Consolas" w:hAnsi="Consolas"/>
          <w:sz w:val="18"/>
        </w:rPr>
        <w:t>": "2026-05-25T00:00:00Z",</w:t>
      </w:r>
      <w:r>
        <w:rPr>
          <w:rFonts w:ascii="Consolas" w:hAnsi="Consolas"/>
          <w:sz w:val="18"/>
        </w:rPr>
        <w:br/>
      </w:r>
      <w:r>
        <w:rPr>
          <w:rFonts w:ascii="Consolas" w:hAnsi="Consolas"/>
          <w:sz w:val="18"/>
        </w:rPr>
        <w:t xml:space="preserve">  "</w:t>
      </w:r>
      <w:proofErr w:type="spellStart"/>
      <w:r>
        <w:rPr>
          <w:rFonts w:ascii="Consolas" w:hAnsi="Consolas"/>
          <w:sz w:val="18"/>
        </w:rPr>
        <w:t>lsp_todate</w:t>
      </w:r>
      <w:proofErr w:type="spellEnd"/>
      <w:r>
        <w:rPr>
          <w:rFonts w:ascii="Consolas" w:hAnsi="Consolas"/>
          <w:sz w:val="18"/>
        </w:rPr>
        <w:t>": "2026-06-30T00:00:00Z",</w:t>
      </w:r>
      <w:r>
        <w:rPr>
          <w:rFonts w:ascii="Consolas" w:hAnsi="Consolas"/>
          <w:sz w:val="18"/>
        </w:rPr>
        <w:br/>
      </w:r>
      <w:r>
        <w:rPr>
          <w:rFonts w:ascii="Consolas" w:hAnsi="Consolas"/>
          <w:sz w:val="18"/>
        </w:rPr>
        <w:t xml:space="preserve">  "</w:t>
      </w:r>
      <w:proofErr w:type="spellStart"/>
      <w:r>
        <w:rPr>
          <w:rFonts w:ascii="Consolas" w:hAnsi="Consolas"/>
          <w:sz w:val="18"/>
        </w:rPr>
        <w:t>lsp_totalbillamount</w:t>
      </w:r>
      <w:proofErr w:type="spellEnd"/>
      <w:r>
        <w:rPr>
          <w:rFonts w:ascii="Consolas" w:hAnsi="Consolas"/>
          <w:sz w:val="18"/>
        </w:rPr>
        <w:t>": "926773.41",</w:t>
      </w:r>
      <w:r>
        <w:rPr>
          <w:rFonts w:ascii="Consolas" w:hAnsi="Consolas"/>
          <w:sz w:val="18"/>
        </w:rPr>
        <w:br/>
      </w:r>
      <w:r>
        <w:rPr>
          <w:rFonts w:ascii="Consolas" w:hAnsi="Consolas"/>
          <w:sz w:val="18"/>
        </w:rPr>
        <w:t xml:space="preserve">  "</w:t>
      </w:r>
      <w:proofErr w:type="spellStart"/>
      <w:r>
        <w:rPr>
          <w:rFonts w:ascii="Consolas" w:hAnsi="Consolas"/>
          <w:sz w:val="18"/>
        </w:rPr>
        <w:t>lsp_totalbilledqty</w:t>
      </w:r>
      <w:proofErr w:type="spellEnd"/>
      <w:r>
        <w:rPr>
          <w:rFonts w:ascii="Consolas" w:hAnsi="Consolas"/>
          <w:sz w:val="18"/>
        </w:rPr>
        <w:t>": "6811",</w:t>
      </w:r>
      <w:r>
        <w:rPr>
          <w:rFonts w:ascii="Consolas" w:hAnsi="Consolas"/>
          <w:sz w:val="18"/>
        </w:rPr>
        <w:br/>
      </w:r>
      <w:r>
        <w:rPr>
          <w:rFonts w:ascii="Consolas" w:hAnsi="Consolas"/>
          <w:sz w:val="18"/>
        </w:rPr>
        <w:t xml:space="preserve">  "</w:t>
      </w:r>
      <w:proofErr w:type="spellStart"/>
      <w:r>
        <w:rPr>
          <w:rFonts w:ascii="Consolas" w:hAnsi="Consolas"/>
          <w:sz w:val="18"/>
        </w:rPr>
        <w:t>lsp_totalclaim</w:t>
      </w:r>
      <w:proofErr w:type="spellEnd"/>
      <w:r>
        <w:rPr>
          <w:rFonts w:ascii="Consolas" w:hAnsi="Consolas"/>
          <w:sz w:val="18"/>
        </w:rPr>
        <w:t>": "17716.21",</w:t>
      </w:r>
      <w:r>
        <w:rPr>
          <w:rFonts w:ascii="Consolas" w:hAnsi="Consolas"/>
          <w:sz w:val="18"/>
        </w:rPr>
        <w:br/>
      </w:r>
      <w:r>
        <w:rPr>
          <w:rFonts w:ascii="Consolas" w:hAnsi="Consolas"/>
          <w:sz w:val="18"/>
        </w:rPr>
        <w:t xml:space="preserve">  "</w:t>
      </w:r>
      <w:proofErr w:type="spellStart"/>
      <w:r>
        <w:rPr>
          <w:rFonts w:ascii="Consolas" w:hAnsi="Consolas"/>
          <w:sz w:val="18"/>
        </w:rPr>
        <w:t>lsp_totalclaimwithsr</w:t>
      </w:r>
      <w:proofErr w:type="spellEnd"/>
      <w:r>
        <w:rPr>
          <w:rFonts w:ascii="Consolas" w:hAnsi="Consolas"/>
          <w:sz w:val="18"/>
        </w:rPr>
        <w:t>": "17716.21",</w:t>
      </w:r>
      <w:r>
        <w:rPr>
          <w:rFonts w:ascii="Consolas" w:hAnsi="Consolas"/>
          <w:sz w:val="18"/>
        </w:rPr>
        <w:br/>
      </w:r>
      <w:r>
        <w:rPr>
          <w:rFonts w:ascii="Consolas" w:hAnsi="Consolas"/>
          <w:sz w:val="18"/>
        </w:rPr>
        <w:t xml:space="preserve">  "</w:t>
      </w:r>
      <w:proofErr w:type="spellStart"/>
      <w:r>
        <w:rPr>
          <w:rFonts w:ascii="Consolas" w:hAnsi="Consolas"/>
          <w:sz w:val="18"/>
        </w:rPr>
        <w:t>lsp_totalnrclaimwithsr</w:t>
      </w:r>
      <w:proofErr w:type="spellEnd"/>
      <w:r>
        <w:rPr>
          <w:rFonts w:ascii="Consolas" w:hAnsi="Consolas"/>
          <w:sz w:val="18"/>
        </w:rPr>
        <w:t>": "17716.21",</w:t>
      </w:r>
      <w:r>
        <w:rPr>
          <w:rFonts w:ascii="Consolas" w:hAnsi="Consolas"/>
          <w:sz w:val="18"/>
        </w:rPr>
        <w:br/>
      </w:r>
      <w:r>
        <w:rPr>
          <w:rFonts w:ascii="Consolas" w:hAnsi="Consolas"/>
          <w:sz w:val="18"/>
        </w:rPr>
        <w:t xml:space="preserve">  "</w:t>
      </w:r>
      <w:proofErr w:type="spellStart"/>
      <w:r>
        <w:rPr>
          <w:rFonts w:ascii="Consolas" w:hAnsi="Consolas"/>
          <w:sz w:val="18"/>
        </w:rPr>
        <w:t>lsp_totalpoclaimwithsr</w:t>
      </w:r>
      <w:proofErr w:type="spellEnd"/>
      <w:r>
        <w:rPr>
          <w:rFonts w:ascii="Consolas" w:hAnsi="Consolas"/>
          <w:sz w:val="18"/>
        </w:rPr>
        <w:t>": "0",</w:t>
      </w:r>
      <w:r>
        <w:rPr>
          <w:rFonts w:ascii="Consolas" w:hAnsi="Consolas"/>
          <w:sz w:val="18"/>
        </w:rPr>
        <w:br/>
      </w:r>
      <w:r>
        <w:rPr>
          <w:rFonts w:ascii="Consolas" w:hAnsi="Consolas"/>
          <w:sz w:val="18"/>
        </w:rPr>
        <w:t xml:space="preserve">  "</w:t>
      </w:r>
      <w:proofErr w:type="spellStart"/>
      <w:r>
        <w:rPr>
          <w:rFonts w:ascii="Consolas" w:hAnsi="Consolas"/>
          <w:sz w:val="18"/>
        </w:rPr>
        <w:t>lsp_status</w:t>
      </w:r>
      <w:proofErr w:type="spellEnd"/>
      <w:r>
        <w:rPr>
          <w:rFonts w:ascii="Consolas" w:hAnsi="Consolas"/>
          <w:sz w:val="18"/>
        </w:rPr>
        <w:t>": "NEW",</w:t>
      </w:r>
      <w:r>
        <w:rPr>
          <w:rFonts w:ascii="Consolas" w:hAnsi="Consolas"/>
          <w:sz w:val="18"/>
        </w:rPr>
        <w:br/>
      </w:r>
      <w:r>
        <w:rPr>
          <w:rFonts w:ascii="Consolas" w:hAnsi="Consolas"/>
          <w:sz w:val="18"/>
        </w:rPr>
        <w:t xml:space="preserve">  "</w:t>
      </w:r>
      <w:proofErr w:type="spellStart"/>
      <w:r>
        <w:rPr>
          <w:rFonts w:ascii="Consolas" w:hAnsi="Consolas"/>
          <w:sz w:val="18"/>
        </w:rPr>
        <w:t>lsp_chains</w:t>
      </w:r>
      <w:proofErr w:type="spellEnd"/>
      <w:r>
        <w:rPr>
          <w:rFonts w:ascii="Consolas" w:hAnsi="Consolas"/>
          <w:sz w:val="18"/>
        </w:rPr>
        <w:t>": [</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w:t>
      </w:r>
      <w:proofErr w:type="spellStart"/>
      <w:r>
        <w:rPr>
          <w:rFonts w:ascii="Consolas" w:hAnsi="Consolas"/>
          <w:sz w:val="18"/>
        </w:rPr>
        <w:t>lsp_claimid</w:t>
      </w:r>
      <w:proofErr w:type="spellEnd"/>
      <w:r>
        <w:rPr>
          <w:rFonts w:ascii="Consolas" w:hAnsi="Consolas"/>
          <w:sz w:val="18"/>
        </w:rPr>
        <w:t>": "03b57d44-4e29-4016-9625-add0b4149c17",</w:t>
      </w:r>
      <w:r>
        <w:rPr>
          <w:rFonts w:ascii="Consolas" w:hAnsi="Consolas"/>
          <w:sz w:val="18"/>
        </w:rPr>
        <w:br/>
      </w:r>
      <w:r>
        <w:rPr>
          <w:rFonts w:ascii="Consolas" w:hAnsi="Consolas"/>
          <w:sz w:val="18"/>
        </w:rPr>
        <w:t xml:space="preserve">      "</w:t>
      </w:r>
      <w:proofErr w:type="spellStart"/>
      <w:r>
        <w:rPr>
          <w:rFonts w:ascii="Consolas" w:hAnsi="Consolas"/>
          <w:sz w:val="18"/>
        </w:rPr>
        <w:t>lsp_chainname</w:t>
      </w:r>
      <w:proofErr w:type="spellEnd"/>
      <w:r>
        <w:rPr>
          <w:rFonts w:ascii="Consolas" w:hAnsi="Consolas"/>
          <w:sz w:val="18"/>
        </w:rPr>
        <w:t>": "Vishal Mega Mart",</w:t>
      </w:r>
      <w:r>
        <w:rPr>
          <w:rFonts w:ascii="Consolas" w:hAnsi="Consolas"/>
          <w:sz w:val="18"/>
        </w:rPr>
        <w:br/>
      </w:r>
      <w:r>
        <w:rPr>
          <w:rFonts w:ascii="Consolas" w:hAnsi="Consolas"/>
          <w:sz w:val="18"/>
        </w:rPr>
        <w:t xml:space="preserve">      "</w:t>
      </w:r>
      <w:proofErr w:type="spellStart"/>
      <w:r>
        <w:rPr>
          <w:rFonts w:ascii="Consolas" w:hAnsi="Consolas"/>
          <w:sz w:val="18"/>
        </w:rPr>
        <w:t>lsp_totalbillamount</w:t>
      </w:r>
      <w:proofErr w:type="spellEnd"/>
      <w:r>
        <w:rPr>
          <w:rFonts w:ascii="Consolas" w:hAnsi="Consolas"/>
          <w:sz w:val="18"/>
        </w:rPr>
        <w:t>": "926773.41",</w:t>
      </w:r>
      <w:r>
        <w:rPr>
          <w:rFonts w:ascii="Consolas" w:hAnsi="Consolas"/>
          <w:sz w:val="18"/>
        </w:rPr>
        <w:br/>
      </w:r>
      <w:r>
        <w:rPr>
          <w:rFonts w:ascii="Consolas" w:hAnsi="Consolas"/>
          <w:sz w:val="18"/>
        </w:rPr>
        <w:t xml:space="preserve">      "</w:t>
      </w:r>
      <w:proofErr w:type="spellStart"/>
      <w:r>
        <w:rPr>
          <w:rFonts w:ascii="Consolas" w:hAnsi="Consolas"/>
          <w:sz w:val="18"/>
        </w:rPr>
        <w:t>lsp_totalbilledqty</w:t>
      </w:r>
      <w:proofErr w:type="spellEnd"/>
      <w:r>
        <w:rPr>
          <w:rFonts w:ascii="Consolas" w:hAnsi="Consolas"/>
          <w:sz w:val="18"/>
        </w:rPr>
        <w:t>": "6811",</w:t>
      </w:r>
      <w:r>
        <w:rPr>
          <w:rFonts w:ascii="Consolas" w:hAnsi="Consolas"/>
          <w:sz w:val="18"/>
        </w:rPr>
        <w:br/>
      </w:r>
      <w:r>
        <w:rPr>
          <w:rFonts w:ascii="Consolas" w:hAnsi="Consolas"/>
          <w:sz w:val="18"/>
        </w:rPr>
        <w:t xml:space="preserve">      "</w:t>
      </w:r>
      <w:proofErr w:type="spellStart"/>
      <w:r>
        <w:rPr>
          <w:rFonts w:ascii="Consolas" w:hAnsi="Consolas"/>
          <w:sz w:val="18"/>
        </w:rPr>
        <w:t>lsp_totalclaimamount</w:t>
      </w:r>
      <w:proofErr w:type="spellEnd"/>
      <w:r>
        <w:rPr>
          <w:rFonts w:ascii="Consolas" w:hAnsi="Consolas"/>
          <w:sz w:val="18"/>
        </w:rPr>
        <w:t>": "17716.21",</w:t>
      </w:r>
      <w:r>
        <w:rPr>
          <w:rFonts w:ascii="Consolas" w:hAnsi="Consolas"/>
          <w:sz w:val="18"/>
        </w:rPr>
        <w:br/>
      </w:r>
      <w:r>
        <w:rPr>
          <w:rFonts w:ascii="Consolas" w:hAnsi="Consolas"/>
          <w:sz w:val="18"/>
        </w:rPr>
        <w:t xml:space="preserve">      "</w:t>
      </w:r>
      <w:proofErr w:type="spellStart"/>
      <w:r>
        <w:rPr>
          <w:rFonts w:ascii="Consolas" w:hAnsi="Consolas"/>
          <w:sz w:val="18"/>
        </w:rPr>
        <w:t>lsp_nrclaimwithsr</w:t>
      </w:r>
      <w:proofErr w:type="spellEnd"/>
      <w:r>
        <w:rPr>
          <w:rFonts w:ascii="Consolas" w:hAnsi="Consolas"/>
          <w:sz w:val="18"/>
        </w:rPr>
        <w:t>": "17716.21",</w:t>
      </w:r>
      <w:r>
        <w:rPr>
          <w:rFonts w:ascii="Consolas" w:hAnsi="Consolas"/>
          <w:sz w:val="18"/>
        </w:rPr>
        <w:br/>
      </w:r>
      <w:r>
        <w:rPr>
          <w:rFonts w:ascii="Consolas" w:hAnsi="Consolas"/>
          <w:sz w:val="18"/>
        </w:rPr>
        <w:t xml:space="preserve">      "</w:t>
      </w:r>
      <w:proofErr w:type="spellStart"/>
      <w:r>
        <w:rPr>
          <w:rFonts w:ascii="Consolas" w:hAnsi="Consolas"/>
          <w:sz w:val="18"/>
        </w:rPr>
        <w:t>lsp_totalnrclaim</w:t>
      </w:r>
      <w:proofErr w:type="spellEnd"/>
      <w:r>
        <w:rPr>
          <w:rFonts w:ascii="Consolas" w:hAnsi="Consolas"/>
          <w:sz w:val="18"/>
        </w:rPr>
        <w:t>": "17716.21",</w:t>
      </w:r>
      <w:r>
        <w:rPr>
          <w:rFonts w:ascii="Consolas" w:hAnsi="Consolas"/>
          <w:sz w:val="18"/>
        </w:rPr>
        <w:br/>
      </w:r>
      <w:r>
        <w:rPr>
          <w:rFonts w:ascii="Consolas" w:hAnsi="Consolas"/>
          <w:sz w:val="18"/>
        </w:rPr>
        <w:t xml:space="preserve">      "</w:t>
      </w:r>
      <w:proofErr w:type="spellStart"/>
      <w:r>
        <w:rPr>
          <w:rFonts w:ascii="Consolas" w:hAnsi="Consolas"/>
          <w:sz w:val="18"/>
        </w:rPr>
        <w:t>lsp_priceoffclaimwithsr</w:t>
      </w:r>
      <w:proofErr w:type="spellEnd"/>
      <w:r>
        <w:rPr>
          <w:rFonts w:ascii="Consolas" w:hAnsi="Consolas"/>
          <w:sz w:val="18"/>
        </w:rPr>
        <w:t>": "0"</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w:t>
      </w:r>
      <w:proofErr w:type="spellStart"/>
      <w:r>
        <w:rPr>
          <w:rFonts w:ascii="Consolas" w:hAnsi="Consolas"/>
          <w:sz w:val="18"/>
        </w:rPr>
        <w:t>lsp_lineitems</w:t>
      </w:r>
      <w:proofErr w:type="spellEnd"/>
      <w:r>
        <w:rPr>
          <w:rFonts w:ascii="Consolas" w:hAnsi="Consolas"/>
          <w:sz w:val="18"/>
        </w:rPr>
        <w:t>": [</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w:t>
      </w:r>
      <w:proofErr w:type="spellStart"/>
      <w:r>
        <w:rPr>
          <w:rFonts w:ascii="Consolas" w:hAnsi="Consolas"/>
          <w:sz w:val="18"/>
        </w:rPr>
        <w:t>line_id</w:t>
      </w:r>
      <w:proofErr w:type="spellEnd"/>
      <w:r>
        <w:rPr>
          <w:rFonts w:ascii="Consolas" w:hAnsi="Consolas"/>
          <w:sz w:val="18"/>
        </w:rPr>
        <w:t>": "9f2c1e40-77a3-f111-b0ac-6045bd723484",</w:t>
      </w:r>
      <w:r>
        <w:rPr>
          <w:rFonts w:ascii="Consolas" w:hAnsi="Consolas"/>
          <w:sz w:val="18"/>
        </w:rPr>
        <w:br/>
      </w:r>
      <w:r>
        <w:rPr>
          <w:rFonts w:ascii="Consolas" w:hAnsi="Consolas"/>
          <w:sz w:val="18"/>
        </w:rPr>
        <w:t xml:space="preserve">      "</w:t>
      </w:r>
      <w:proofErr w:type="spellStart"/>
      <w:r>
        <w:rPr>
          <w:rFonts w:ascii="Consolas" w:hAnsi="Consolas"/>
          <w:sz w:val="18"/>
        </w:rPr>
        <w:t>DistCode</w:t>
      </w:r>
      <w:proofErr w:type="spellEnd"/>
      <w:r>
        <w:rPr>
          <w:rFonts w:ascii="Consolas" w:hAnsi="Consolas"/>
          <w:sz w:val="18"/>
        </w:rPr>
        <w:t>": "125005",</w:t>
      </w:r>
      <w:r>
        <w:rPr>
          <w:rFonts w:ascii="Consolas" w:hAnsi="Consolas"/>
          <w:sz w:val="18"/>
        </w:rPr>
        <w:br/>
      </w:r>
      <w:r>
        <w:rPr>
          <w:rFonts w:ascii="Consolas" w:hAnsi="Consolas"/>
          <w:sz w:val="18"/>
        </w:rPr>
        <w:t xml:space="preserve">      "</w:t>
      </w:r>
      <w:proofErr w:type="spellStart"/>
      <w:r>
        <w:rPr>
          <w:rFonts w:ascii="Consolas" w:hAnsi="Consolas"/>
          <w:sz w:val="18"/>
        </w:rPr>
        <w:t>DistName</w:t>
      </w:r>
      <w:proofErr w:type="spellEnd"/>
      <w:r>
        <w:rPr>
          <w:rFonts w:ascii="Consolas" w:hAnsi="Consolas"/>
          <w:sz w:val="18"/>
        </w:rPr>
        <w:t>": "M/S SHREE  SHYAM JI TRADERS",</w:t>
      </w:r>
      <w:r>
        <w:rPr>
          <w:rFonts w:ascii="Consolas" w:hAnsi="Consolas"/>
          <w:sz w:val="18"/>
        </w:rPr>
        <w:br/>
      </w:r>
      <w:r>
        <w:rPr>
          <w:rFonts w:ascii="Consolas" w:hAnsi="Consolas"/>
          <w:sz w:val="18"/>
        </w:rPr>
        <w:t xml:space="preserve">      "</w:t>
      </w:r>
      <w:proofErr w:type="spellStart"/>
      <w:r>
        <w:rPr>
          <w:rFonts w:ascii="Consolas" w:hAnsi="Consolas"/>
          <w:sz w:val="18"/>
        </w:rPr>
        <w:t>InvoiceDate</w:t>
      </w:r>
      <w:proofErr w:type="spellEnd"/>
      <w:r>
        <w:rPr>
          <w:rFonts w:ascii="Consolas" w:hAnsi="Consolas"/>
          <w:sz w:val="18"/>
        </w:rPr>
        <w:t>": "2026-06-02T00:00:00Z",</w:t>
      </w:r>
      <w:r>
        <w:rPr>
          <w:rFonts w:ascii="Consolas" w:hAnsi="Consolas"/>
          <w:sz w:val="18"/>
        </w:rPr>
        <w:br/>
      </w:r>
      <w:r>
        <w:rPr>
          <w:rFonts w:ascii="Consolas" w:hAnsi="Consolas"/>
          <w:sz w:val="18"/>
        </w:rPr>
        <w:t xml:space="preserve">      "</w:t>
      </w:r>
      <w:proofErr w:type="spellStart"/>
      <w:r>
        <w:rPr>
          <w:rFonts w:ascii="Consolas" w:hAnsi="Consolas"/>
          <w:sz w:val="18"/>
        </w:rPr>
        <w:t>GeneratedOnDate</w:t>
      </w:r>
      <w:proofErr w:type="spellEnd"/>
      <w:r>
        <w:rPr>
          <w:rFonts w:ascii="Consolas" w:hAnsi="Consolas"/>
          <w:sz w:val="18"/>
        </w:rPr>
        <w:t>": "2026-07-01T09:14:22Z",</w:t>
      </w:r>
      <w:r>
        <w:rPr>
          <w:rFonts w:ascii="Consolas" w:hAnsi="Consolas"/>
          <w:sz w:val="18"/>
        </w:rPr>
        <w:br/>
      </w:r>
      <w:r>
        <w:rPr>
          <w:rFonts w:ascii="Consolas" w:hAnsi="Consolas"/>
          <w:sz w:val="18"/>
        </w:rPr>
        <w:t xml:space="preserve">      "Retailer Code": "VMM0417",</w:t>
      </w:r>
      <w:r>
        <w:rPr>
          <w:rFonts w:ascii="Consolas" w:hAnsi="Consolas"/>
          <w:sz w:val="18"/>
        </w:rPr>
        <w:br/>
      </w:r>
      <w:r>
        <w:rPr>
          <w:rFonts w:ascii="Consolas" w:hAnsi="Consolas"/>
          <w:sz w:val="18"/>
        </w:rPr>
        <w:t xml:space="preserve">      "Retailer Name": "VISHAL MEGA MART - ROHINI",</w:t>
      </w:r>
      <w:r>
        <w:rPr>
          <w:rFonts w:ascii="Consolas" w:hAnsi="Consolas"/>
          <w:sz w:val="18"/>
        </w:rPr>
        <w:br/>
      </w:r>
      <w:r>
        <w:rPr>
          <w:rFonts w:ascii="Consolas" w:hAnsi="Consolas"/>
          <w:sz w:val="18"/>
        </w:rPr>
        <w:t xml:space="preserve">      "</w:t>
      </w:r>
      <w:proofErr w:type="spellStart"/>
      <w:r>
        <w:rPr>
          <w:rFonts w:ascii="Consolas" w:hAnsi="Consolas"/>
          <w:sz w:val="18"/>
        </w:rPr>
        <w:t>MT_Chain_Name</w:t>
      </w:r>
      <w:proofErr w:type="spellEnd"/>
      <w:r>
        <w:rPr>
          <w:rFonts w:ascii="Consolas" w:hAnsi="Consolas"/>
          <w:sz w:val="18"/>
        </w:rPr>
        <w:t>": "Vishal Mega Mart",</w:t>
      </w:r>
      <w:r>
        <w:rPr>
          <w:rFonts w:ascii="Consolas" w:hAnsi="Consolas"/>
          <w:sz w:val="18"/>
        </w:rPr>
        <w:br/>
      </w:r>
      <w:r>
        <w:rPr>
          <w:rFonts w:ascii="Consolas" w:hAnsi="Consolas"/>
          <w:sz w:val="18"/>
        </w:rPr>
        <w:t xml:space="preserve">      "Invoice Number": "SI/26-27/004512",</w:t>
      </w:r>
      <w:r>
        <w:rPr>
          <w:rFonts w:ascii="Consolas" w:hAnsi="Consolas"/>
          <w:sz w:val="18"/>
        </w:rPr>
        <w:br/>
      </w:r>
      <w:r>
        <w:rPr>
          <w:rFonts w:ascii="Consolas" w:hAnsi="Consolas"/>
          <w:sz w:val="18"/>
        </w:rPr>
        <w:t xml:space="preserve">      "</w:t>
      </w:r>
      <w:proofErr w:type="spellStart"/>
      <w:r>
        <w:rPr>
          <w:rFonts w:ascii="Consolas" w:hAnsi="Consolas"/>
          <w:sz w:val="18"/>
        </w:rPr>
        <w:t>Brand_Billed</w:t>
      </w:r>
      <w:proofErr w:type="spellEnd"/>
      <w:r>
        <w:rPr>
          <w:rFonts w:ascii="Consolas" w:hAnsi="Consolas"/>
          <w:sz w:val="18"/>
        </w:rPr>
        <w:t>": "Santoor",</w:t>
      </w:r>
      <w:r>
        <w:rPr>
          <w:rFonts w:ascii="Consolas" w:hAnsi="Consolas"/>
          <w:sz w:val="18"/>
        </w:rPr>
        <w:br/>
      </w:r>
      <w:r>
        <w:rPr>
          <w:rFonts w:ascii="Consolas" w:hAnsi="Consolas"/>
          <w:sz w:val="18"/>
        </w:rPr>
        <w:t xml:space="preserve">      "ProductName": "SANTOOR SANDAL TURMERIC SOAP 100G",</w:t>
      </w:r>
      <w:r>
        <w:rPr>
          <w:rFonts w:ascii="Consolas" w:hAnsi="Consolas"/>
          <w:sz w:val="18"/>
        </w:rPr>
        <w:br/>
      </w:r>
      <w:r>
        <w:rPr>
          <w:rFonts w:ascii="Consolas" w:hAnsi="Consolas"/>
          <w:sz w:val="18"/>
        </w:rPr>
        <w:t xml:space="preserve">      "</w:t>
      </w:r>
      <w:proofErr w:type="spellStart"/>
      <w:r>
        <w:rPr>
          <w:rFonts w:ascii="Consolas" w:hAnsi="Consolas"/>
          <w:sz w:val="18"/>
        </w:rPr>
        <w:t>ProductCode</w:t>
      </w:r>
      <w:proofErr w:type="spellEnd"/>
      <w:r>
        <w:rPr>
          <w:rFonts w:ascii="Consolas" w:hAnsi="Consolas"/>
          <w:sz w:val="18"/>
        </w:rPr>
        <w:t>": "100000412",</w:t>
      </w:r>
      <w:r>
        <w:rPr>
          <w:rFonts w:ascii="Consolas" w:hAnsi="Consolas"/>
          <w:sz w:val="18"/>
        </w:rPr>
        <w:br/>
      </w:r>
      <w:r>
        <w:rPr>
          <w:rFonts w:ascii="Consolas" w:hAnsi="Consolas"/>
          <w:sz w:val="18"/>
        </w:rPr>
        <w:t xml:space="preserve">      "M.R.P.": 45.00,</w:t>
      </w:r>
      <w:r>
        <w:rPr>
          <w:rFonts w:ascii="Consolas" w:hAnsi="Consolas"/>
          <w:sz w:val="18"/>
        </w:rPr>
        <w:br/>
      </w:r>
      <w:r>
        <w:rPr>
          <w:rFonts w:ascii="Consolas" w:hAnsi="Consolas"/>
          <w:sz w:val="18"/>
        </w:rPr>
        <w:t xml:space="preserve">      "</w:t>
      </w:r>
      <w:proofErr w:type="spellStart"/>
      <w:r>
        <w:rPr>
          <w:rFonts w:ascii="Consolas" w:hAnsi="Consolas"/>
          <w:sz w:val="18"/>
        </w:rPr>
        <w:t>Qty_In_EA</w:t>
      </w:r>
      <w:proofErr w:type="spellEnd"/>
      <w:r>
        <w:rPr>
          <w:rFonts w:ascii="Consolas" w:hAnsi="Consolas"/>
          <w:sz w:val="18"/>
        </w:rPr>
        <w:t>": 288,</w:t>
      </w:r>
      <w:r>
        <w:rPr>
          <w:rFonts w:ascii="Consolas" w:hAnsi="Consolas"/>
          <w:sz w:val="18"/>
        </w:rPr>
        <w:br/>
      </w:r>
      <w:r>
        <w:rPr>
          <w:rFonts w:ascii="Consolas" w:hAnsi="Consolas"/>
          <w:sz w:val="18"/>
        </w:rPr>
        <w:t xml:space="preserve">      "</w:t>
      </w:r>
      <w:proofErr w:type="spellStart"/>
      <w:r>
        <w:rPr>
          <w:rFonts w:ascii="Consolas" w:hAnsi="Consolas"/>
          <w:sz w:val="18"/>
        </w:rPr>
        <w:t>Return_Qty_In_EA</w:t>
      </w:r>
      <w:proofErr w:type="spellEnd"/>
      <w:r>
        <w:rPr>
          <w:rFonts w:ascii="Consolas" w:hAnsi="Consolas"/>
          <w:sz w:val="18"/>
        </w:rPr>
        <w:t>": 0,</w:t>
      </w:r>
      <w:r>
        <w:rPr>
          <w:rFonts w:ascii="Consolas" w:hAnsi="Consolas"/>
          <w:sz w:val="18"/>
        </w:rPr>
        <w:br/>
      </w:r>
      <w:r>
        <w:rPr>
          <w:rFonts w:ascii="Consolas" w:hAnsi="Consolas"/>
          <w:sz w:val="18"/>
        </w:rPr>
        <w:t xml:space="preserve">      "</w:t>
      </w:r>
      <w:proofErr w:type="spellStart"/>
      <w:r>
        <w:rPr>
          <w:rFonts w:ascii="Consolas" w:hAnsi="Consolas"/>
          <w:sz w:val="18"/>
        </w:rPr>
        <w:t>BillAmount</w:t>
      </w:r>
      <w:proofErr w:type="spellEnd"/>
      <w:r>
        <w:rPr>
          <w:rFonts w:ascii="Consolas" w:hAnsi="Consolas"/>
          <w:sz w:val="18"/>
        </w:rPr>
        <w:t>": 9331.20,</w:t>
      </w:r>
      <w:r>
        <w:rPr>
          <w:rFonts w:ascii="Consolas" w:hAnsi="Consolas"/>
          <w:sz w:val="18"/>
        </w:rPr>
        <w:br/>
      </w:r>
      <w:r>
        <w:rPr>
          <w:rFonts w:ascii="Consolas" w:hAnsi="Consolas"/>
          <w:sz w:val="18"/>
        </w:rPr>
        <w:t xml:space="preserve">      "CP % Applied": 12.50,</w:t>
      </w:r>
      <w:r>
        <w:rPr>
          <w:rFonts w:ascii="Consolas" w:hAnsi="Consolas"/>
          <w:sz w:val="18"/>
        </w:rPr>
        <w:br/>
      </w:r>
      <w:r>
        <w:rPr>
          <w:rFonts w:ascii="Consolas" w:hAnsi="Consolas"/>
          <w:sz w:val="18"/>
        </w:rPr>
        <w:t xml:space="preserve">      "CP Value": 1166.40,</w:t>
      </w:r>
      <w:r>
        <w:rPr>
          <w:rFonts w:ascii="Consolas" w:hAnsi="Consolas"/>
          <w:sz w:val="18"/>
        </w:rPr>
        <w:br/>
      </w:r>
      <w:r>
        <w:rPr>
          <w:rFonts w:ascii="Consolas" w:hAnsi="Consolas"/>
          <w:sz w:val="18"/>
        </w:rPr>
        <w:t xml:space="preserve">      "</w:t>
      </w:r>
      <w:proofErr w:type="spellStart"/>
      <w:r>
        <w:rPr>
          <w:rFonts w:ascii="Consolas" w:hAnsi="Consolas"/>
          <w:sz w:val="18"/>
        </w:rPr>
        <w:t>PriceOff</w:t>
      </w:r>
      <w:proofErr w:type="spellEnd"/>
      <w:r>
        <w:rPr>
          <w:rFonts w:ascii="Consolas" w:hAnsi="Consolas"/>
          <w:sz w:val="18"/>
        </w:rPr>
        <w:t>": 0.00,</w:t>
      </w:r>
      <w:r>
        <w:rPr>
          <w:rFonts w:ascii="Consolas" w:hAnsi="Consolas"/>
          <w:sz w:val="18"/>
        </w:rPr>
        <w:br/>
      </w:r>
      <w:r>
        <w:rPr>
          <w:rFonts w:ascii="Consolas" w:hAnsi="Consolas"/>
          <w:sz w:val="18"/>
        </w:rPr>
        <w:t xml:space="preserve">      "Price off Tax": 0.00,</w:t>
      </w:r>
      <w:r>
        <w:rPr>
          <w:rFonts w:ascii="Consolas" w:hAnsi="Consolas"/>
          <w:sz w:val="18"/>
        </w:rPr>
        <w:br/>
      </w:r>
      <w:r>
        <w:rPr>
          <w:rFonts w:ascii="Consolas" w:hAnsi="Consolas"/>
          <w:sz w:val="18"/>
        </w:rPr>
        <w:t xml:space="preserve">      "Price off Without GST": 0.00,</w:t>
      </w:r>
      <w:r>
        <w:rPr>
          <w:rFonts w:ascii="Consolas" w:hAnsi="Consolas"/>
          <w:sz w:val="18"/>
        </w:rPr>
        <w:br/>
      </w:r>
      <w:r>
        <w:rPr>
          <w:rFonts w:ascii="Consolas" w:hAnsi="Consolas"/>
          <w:sz w:val="18"/>
        </w:rPr>
        <w:t xml:space="preserve">      "PD %": 4.00,</w:t>
      </w:r>
      <w:r>
        <w:rPr>
          <w:rFonts w:ascii="Consolas" w:hAnsi="Consolas"/>
          <w:sz w:val="18"/>
        </w:rPr>
        <w:br/>
      </w:r>
      <w:r>
        <w:rPr>
          <w:rFonts w:ascii="Consolas" w:hAnsi="Consolas"/>
          <w:sz w:val="18"/>
        </w:rPr>
        <w:t xml:space="preserve">      "Scheme Val": 373.25,</w:t>
      </w:r>
      <w:r>
        <w:rPr>
          <w:rFonts w:ascii="Consolas" w:hAnsi="Consolas"/>
          <w:sz w:val="18"/>
        </w:rPr>
        <w:br/>
      </w:r>
      <w:r>
        <w:rPr>
          <w:rFonts w:ascii="Consolas" w:hAnsi="Consolas"/>
          <w:sz w:val="18"/>
        </w:rPr>
        <w:t xml:space="preserve">      "C.I.P.": 28.87,</w:t>
      </w:r>
      <w:r>
        <w:rPr>
          <w:rFonts w:ascii="Consolas" w:hAnsi="Consolas"/>
          <w:sz w:val="18"/>
        </w:rPr>
        <w:br/>
      </w:r>
      <w:r>
        <w:rPr>
          <w:rFonts w:ascii="Consolas" w:hAnsi="Consolas"/>
          <w:sz w:val="18"/>
        </w:rPr>
        <w:t xml:space="preserve">      "D.L.P": 32.40,</w:t>
      </w:r>
      <w:r>
        <w:rPr>
          <w:rFonts w:ascii="Consolas" w:hAnsi="Consolas"/>
          <w:sz w:val="18"/>
        </w:rPr>
        <w:br/>
      </w:r>
      <w:r>
        <w:rPr>
          <w:rFonts w:ascii="Consolas" w:hAnsi="Consolas"/>
          <w:sz w:val="18"/>
        </w:rPr>
        <w:t xml:space="preserve">      "Regular RLP": 36.45,</w:t>
      </w:r>
      <w:r>
        <w:rPr>
          <w:rFonts w:ascii="Consolas" w:hAnsi="Consolas"/>
          <w:sz w:val="18"/>
        </w:rPr>
        <w:br/>
      </w:r>
      <w:r>
        <w:rPr>
          <w:rFonts w:ascii="Consolas" w:hAnsi="Consolas"/>
          <w:sz w:val="18"/>
        </w:rPr>
        <w:t xml:space="preserve">      "</w:t>
      </w:r>
      <w:proofErr w:type="spellStart"/>
      <w:r>
        <w:rPr>
          <w:rFonts w:ascii="Consolas" w:hAnsi="Consolas"/>
          <w:sz w:val="18"/>
        </w:rPr>
        <w:t>RegularRLPWithoutGST</w:t>
      </w:r>
      <w:proofErr w:type="spellEnd"/>
      <w:r>
        <w:rPr>
          <w:rFonts w:ascii="Consolas" w:hAnsi="Consolas"/>
          <w:sz w:val="18"/>
        </w:rPr>
        <w:t>": 30.89,</w:t>
      </w:r>
      <w:r>
        <w:rPr>
          <w:rFonts w:ascii="Consolas" w:hAnsi="Consolas"/>
          <w:sz w:val="18"/>
        </w:rPr>
        <w:br/>
      </w:r>
      <w:r>
        <w:rPr>
          <w:rFonts w:ascii="Consolas" w:hAnsi="Consolas"/>
          <w:sz w:val="18"/>
        </w:rPr>
        <w:t xml:space="preserve">      "Actual RLP </w:t>
      </w:r>
      <w:proofErr w:type="spellStart"/>
      <w:r>
        <w:rPr>
          <w:rFonts w:ascii="Consolas" w:hAnsi="Consolas"/>
          <w:sz w:val="18"/>
        </w:rPr>
        <w:t>WithOut</w:t>
      </w:r>
      <w:proofErr w:type="spellEnd"/>
      <w:r>
        <w:rPr>
          <w:rFonts w:ascii="Consolas" w:hAnsi="Consolas"/>
          <w:sz w:val="18"/>
        </w:rPr>
        <w:t xml:space="preserve"> </w:t>
      </w:r>
      <w:proofErr w:type="spellStart"/>
      <w:r>
        <w:rPr>
          <w:rFonts w:ascii="Consolas" w:hAnsi="Consolas"/>
          <w:sz w:val="18"/>
        </w:rPr>
        <w:t>PriceOff</w:t>
      </w:r>
      <w:proofErr w:type="spellEnd"/>
      <w:r>
        <w:rPr>
          <w:rFonts w:ascii="Consolas" w:hAnsi="Consolas"/>
          <w:sz w:val="18"/>
        </w:rPr>
        <w:t>": 36.45,</w:t>
      </w:r>
      <w:r>
        <w:rPr>
          <w:rFonts w:ascii="Consolas" w:hAnsi="Consolas"/>
          <w:sz w:val="18"/>
        </w:rPr>
        <w:br/>
      </w:r>
      <w:r>
        <w:rPr>
          <w:rFonts w:ascii="Consolas" w:hAnsi="Consolas"/>
          <w:sz w:val="18"/>
        </w:rPr>
        <w:t xml:space="preserve">      "Actual RLP With </w:t>
      </w:r>
      <w:proofErr w:type="spellStart"/>
      <w:r>
        <w:rPr>
          <w:rFonts w:ascii="Consolas" w:hAnsi="Consolas"/>
          <w:sz w:val="18"/>
        </w:rPr>
        <w:t>PriceOff</w:t>
      </w:r>
      <w:proofErr w:type="spellEnd"/>
      <w:r>
        <w:rPr>
          <w:rFonts w:ascii="Consolas" w:hAnsi="Consolas"/>
          <w:sz w:val="18"/>
        </w:rPr>
        <w:t>": 36.45,</w:t>
      </w:r>
      <w:r>
        <w:rPr>
          <w:rFonts w:ascii="Consolas" w:hAnsi="Consolas"/>
          <w:sz w:val="18"/>
        </w:rPr>
        <w:br/>
      </w:r>
      <w:r>
        <w:rPr>
          <w:rFonts w:ascii="Consolas" w:hAnsi="Consolas"/>
          <w:sz w:val="18"/>
        </w:rPr>
        <w:t xml:space="preserve">      "Actual RLP": 36.45,</w:t>
      </w:r>
      <w:r>
        <w:rPr>
          <w:rFonts w:ascii="Consolas" w:hAnsi="Consolas"/>
          <w:sz w:val="18"/>
        </w:rPr>
        <w:br/>
      </w:r>
      <w:r>
        <w:rPr>
          <w:rFonts w:ascii="Consolas" w:hAnsi="Consolas"/>
          <w:sz w:val="18"/>
        </w:rPr>
        <w:t xml:space="preserve">      "</w:t>
      </w:r>
      <w:proofErr w:type="spellStart"/>
      <w:r>
        <w:rPr>
          <w:rFonts w:ascii="Consolas" w:hAnsi="Consolas"/>
          <w:sz w:val="18"/>
        </w:rPr>
        <w:t>ActualRLPWithoutGST</w:t>
      </w:r>
      <w:proofErr w:type="spellEnd"/>
      <w:r>
        <w:rPr>
          <w:rFonts w:ascii="Consolas" w:hAnsi="Consolas"/>
          <w:sz w:val="18"/>
        </w:rPr>
        <w:t>": 30.89,</w:t>
      </w:r>
      <w:r>
        <w:rPr>
          <w:rFonts w:ascii="Consolas" w:hAnsi="Consolas"/>
          <w:sz w:val="18"/>
        </w:rPr>
        <w:br/>
      </w:r>
      <w:r>
        <w:rPr>
          <w:rFonts w:ascii="Consolas" w:hAnsi="Consolas"/>
          <w:sz w:val="18"/>
        </w:rPr>
        <w:t xml:space="preserve">      "</w:t>
      </w:r>
      <w:proofErr w:type="spellStart"/>
      <w:r>
        <w:rPr>
          <w:rFonts w:ascii="Consolas" w:hAnsi="Consolas"/>
          <w:sz w:val="18"/>
        </w:rPr>
        <w:t>NR_Claim_with_SR</w:t>
      </w:r>
      <w:proofErr w:type="spellEnd"/>
      <w:r>
        <w:rPr>
          <w:rFonts w:ascii="Consolas" w:hAnsi="Consolas"/>
          <w:sz w:val="18"/>
        </w:rPr>
        <w:t>": 373.25,</w:t>
      </w:r>
      <w:r>
        <w:rPr>
          <w:rFonts w:ascii="Consolas" w:hAnsi="Consolas"/>
          <w:sz w:val="18"/>
        </w:rPr>
        <w:br/>
      </w:r>
      <w:r>
        <w:rPr>
          <w:rFonts w:ascii="Consolas" w:hAnsi="Consolas"/>
          <w:sz w:val="18"/>
        </w:rPr>
        <w:t xml:space="preserve">      "</w:t>
      </w:r>
      <w:proofErr w:type="spellStart"/>
      <w:r>
        <w:rPr>
          <w:rFonts w:ascii="Consolas" w:hAnsi="Consolas"/>
          <w:sz w:val="18"/>
        </w:rPr>
        <w:t>Price_Off_Claim_With_SR</w:t>
      </w:r>
      <w:proofErr w:type="spellEnd"/>
      <w:r>
        <w:rPr>
          <w:rFonts w:ascii="Consolas" w:hAnsi="Consolas"/>
          <w:sz w:val="18"/>
        </w:rPr>
        <w:t>": 0.00,</w:t>
      </w:r>
      <w:r>
        <w:rPr>
          <w:rFonts w:ascii="Consolas" w:hAnsi="Consolas"/>
          <w:sz w:val="18"/>
        </w:rPr>
        <w:br/>
      </w:r>
      <w:r>
        <w:rPr>
          <w:rFonts w:ascii="Consolas" w:hAnsi="Consolas"/>
          <w:sz w:val="18"/>
        </w:rPr>
        <w:t xml:space="preserve">      "</w:t>
      </w:r>
      <w:proofErr w:type="spellStart"/>
      <w:r>
        <w:rPr>
          <w:rFonts w:ascii="Consolas" w:hAnsi="Consolas"/>
          <w:sz w:val="18"/>
        </w:rPr>
        <w:t>Total_Claim_With_SR</w:t>
      </w:r>
      <w:proofErr w:type="spellEnd"/>
      <w:r>
        <w:rPr>
          <w:rFonts w:ascii="Consolas" w:hAnsi="Consolas"/>
          <w:sz w:val="18"/>
        </w:rPr>
        <w:t>": 373.25,</w:t>
      </w:r>
      <w:r>
        <w:rPr>
          <w:rFonts w:ascii="Consolas" w:hAnsi="Consolas"/>
          <w:sz w:val="18"/>
        </w:rPr>
        <w:br/>
      </w:r>
      <w:r>
        <w:rPr>
          <w:rFonts w:ascii="Consolas" w:hAnsi="Consolas"/>
          <w:sz w:val="18"/>
        </w:rPr>
        <w:t xml:space="preserve">      "</w:t>
      </w:r>
      <w:proofErr w:type="spellStart"/>
      <w:r>
        <w:rPr>
          <w:rFonts w:ascii="Consolas" w:hAnsi="Consolas"/>
          <w:sz w:val="18"/>
        </w:rPr>
        <w:t>SrNo</w:t>
      </w:r>
      <w:proofErr w:type="spellEnd"/>
      <w:r>
        <w:rPr>
          <w:rFonts w:ascii="Consolas" w:hAnsi="Consolas"/>
          <w:sz w:val="18"/>
        </w:rPr>
        <w:t>": null</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w:t>
      </w:r>
      <w:proofErr w:type="spellStart"/>
      <w:r>
        <w:rPr>
          <w:rFonts w:ascii="Consolas" w:hAnsi="Consolas"/>
          <w:sz w:val="18"/>
        </w:rPr>
        <w:t>line_id</w:t>
      </w:r>
      <w:proofErr w:type="spellEnd"/>
      <w:r>
        <w:rPr>
          <w:rFonts w:ascii="Consolas" w:hAnsi="Consolas"/>
          <w:sz w:val="18"/>
        </w:rPr>
        <w:t>": "a13d7b91-77a3-f111-b0ac-6045bd723484",</w:t>
      </w:r>
      <w:r>
        <w:rPr>
          <w:rFonts w:ascii="Consolas" w:hAnsi="Consolas"/>
          <w:sz w:val="18"/>
        </w:rPr>
        <w:br/>
      </w:r>
      <w:r>
        <w:rPr>
          <w:rFonts w:ascii="Consolas" w:hAnsi="Consolas"/>
          <w:sz w:val="18"/>
        </w:rPr>
        <w:t xml:space="preserve">      "</w:t>
      </w:r>
      <w:proofErr w:type="spellStart"/>
      <w:r>
        <w:rPr>
          <w:rFonts w:ascii="Consolas" w:hAnsi="Consolas"/>
          <w:sz w:val="18"/>
        </w:rPr>
        <w:t>DistCode</w:t>
      </w:r>
      <w:proofErr w:type="spellEnd"/>
      <w:r>
        <w:rPr>
          <w:rFonts w:ascii="Consolas" w:hAnsi="Consolas"/>
          <w:sz w:val="18"/>
        </w:rPr>
        <w:t>": "125005",</w:t>
      </w:r>
      <w:r>
        <w:rPr>
          <w:rFonts w:ascii="Consolas" w:hAnsi="Consolas"/>
          <w:sz w:val="18"/>
        </w:rPr>
        <w:br/>
      </w:r>
      <w:r>
        <w:rPr>
          <w:rFonts w:ascii="Consolas" w:hAnsi="Consolas"/>
          <w:sz w:val="18"/>
        </w:rPr>
        <w:t xml:space="preserve">      "</w:t>
      </w:r>
      <w:proofErr w:type="spellStart"/>
      <w:r>
        <w:rPr>
          <w:rFonts w:ascii="Consolas" w:hAnsi="Consolas"/>
          <w:sz w:val="18"/>
        </w:rPr>
        <w:t>DistName</w:t>
      </w:r>
      <w:proofErr w:type="spellEnd"/>
      <w:r>
        <w:rPr>
          <w:rFonts w:ascii="Consolas" w:hAnsi="Consolas"/>
          <w:sz w:val="18"/>
        </w:rPr>
        <w:t>": "M/S SHREE  SHYAM JI TRADERS",</w:t>
      </w:r>
      <w:r>
        <w:rPr>
          <w:rFonts w:ascii="Consolas" w:hAnsi="Consolas"/>
          <w:sz w:val="18"/>
        </w:rPr>
        <w:br/>
      </w:r>
      <w:r>
        <w:rPr>
          <w:rFonts w:ascii="Consolas" w:hAnsi="Consolas"/>
          <w:sz w:val="18"/>
        </w:rPr>
        <w:t xml:space="preserve">      "</w:t>
      </w:r>
      <w:proofErr w:type="spellStart"/>
      <w:r>
        <w:rPr>
          <w:rFonts w:ascii="Consolas" w:hAnsi="Consolas"/>
          <w:sz w:val="18"/>
        </w:rPr>
        <w:t>InvoiceDate</w:t>
      </w:r>
      <w:proofErr w:type="spellEnd"/>
      <w:r>
        <w:rPr>
          <w:rFonts w:ascii="Consolas" w:hAnsi="Consolas"/>
          <w:sz w:val="18"/>
        </w:rPr>
        <w:t>": "2026-06-11T00:00:00Z",</w:t>
      </w:r>
      <w:r>
        <w:rPr>
          <w:rFonts w:ascii="Consolas" w:hAnsi="Consolas"/>
          <w:sz w:val="18"/>
        </w:rPr>
        <w:br/>
      </w:r>
      <w:r>
        <w:rPr>
          <w:rFonts w:ascii="Consolas" w:hAnsi="Consolas"/>
          <w:sz w:val="18"/>
        </w:rPr>
        <w:t xml:space="preserve">      "</w:t>
      </w:r>
      <w:proofErr w:type="spellStart"/>
      <w:r>
        <w:rPr>
          <w:rFonts w:ascii="Consolas" w:hAnsi="Consolas"/>
          <w:sz w:val="18"/>
        </w:rPr>
        <w:t>GeneratedOnDate</w:t>
      </w:r>
      <w:proofErr w:type="spellEnd"/>
      <w:r>
        <w:rPr>
          <w:rFonts w:ascii="Consolas" w:hAnsi="Consolas"/>
          <w:sz w:val="18"/>
        </w:rPr>
        <w:t>": "2026-07-01T09:14:22Z",</w:t>
      </w:r>
      <w:r>
        <w:rPr>
          <w:rFonts w:ascii="Consolas" w:hAnsi="Consolas"/>
          <w:sz w:val="18"/>
        </w:rPr>
        <w:br/>
      </w:r>
      <w:r>
        <w:rPr>
          <w:rFonts w:ascii="Consolas" w:hAnsi="Consolas"/>
          <w:sz w:val="18"/>
        </w:rPr>
        <w:t xml:space="preserve">      "Retailer Code": "VMM0417",</w:t>
      </w:r>
      <w:r>
        <w:rPr>
          <w:rFonts w:ascii="Consolas" w:hAnsi="Consolas"/>
          <w:sz w:val="18"/>
        </w:rPr>
        <w:br/>
      </w:r>
      <w:r>
        <w:rPr>
          <w:rFonts w:ascii="Consolas" w:hAnsi="Consolas"/>
          <w:sz w:val="18"/>
        </w:rPr>
        <w:t xml:space="preserve">      "Retailer Name": "VISHAL MEGA MART - ROHINI",</w:t>
      </w:r>
      <w:r>
        <w:rPr>
          <w:rFonts w:ascii="Consolas" w:hAnsi="Consolas"/>
          <w:sz w:val="18"/>
        </w:rPr>
        <w:br/>
      </w:r>
      <w:r>
        <w:rPr>
          <w:rFonts w:ascii="Consolas" w:hAnsi="Consolas"/>
          <w:sz w:val="18"/>
        </w:rPr>
        <w:t xml:space="preserve">      "</w:t>
      </w:r>
      <w:proofErr w:type="spellStart"/>
      <w:r>
        <w:rPr>
          <w:rFonts w:ascii="Consolas" w:hAnsi="Consolas"/>
          <w:sz w:val="18"/>
        </w:rPr>
        <w:t>MT_Chain_Name</w:t>
      </w:r>
      <w:proofErr w:type="spellEnd"/>
      <w:r>
        <w:rPr>
          <w:rFonts w:ascii="Consolas" w:hAnsi="Consolas"/>
          <w:sz w:val="18"/>
        </w:rPr>
        <w:t>": "Vishal Mega Mart",</w:t>
      </w:r>
      <w:r>
        <w:rPr>
          <w:rFonts w:ascii="Consolas" w:hAnsi="Consolas"/>
          <w:sz w:val="18"/>
        </w:rPr>
        <w:br/>
      </w:r>
      <w:r>
        <w:rPr>
          <w:rFonts w:ascii="Consolas" w:hAnsi="Consolas"/>
          <w:sz w:val="18"/>
        </w:rPr>
        <w:t xml:space="preserve">      "Invoice Number": "SI/26-27/004988",</w:t>
      </w:r>
      <w:r>
        <w:rPr>
          <w:rFonts w:ascii="Consolas" w:hAnsi="Consolas"/>
          <w:sz w:val="18"/>
        </w:rPr>
        <w:br/>
      </w:r>
      <w:r>
        <w:rPr>
          <w:rFonts w:ascii="Consolas" w:hAnsi="Consolas"/>
          <w:sz w:val="18"/>
        </w:rPr>
        <w:t xml:space="preserve">      "</w:t>
      </w:r>
      <w:proofErr w:type="spellStart"/>
      <w:r>
        <w:rPr>
          <w:rFonts w:ascii="Consolas" w:hAnsi="Consolas"/>
          <w:sz w:val="18"/>
        </w:rPr>
        <w:t>Brand_Billed</w:t>
      </w:r>
      <w:proofErr w:type="spellEnd"/>
      <w:r>
        <w:rPr>
          <w:rFonts w:ascii="Consolas" w:hAnsi="Consolas"/>
          <w:sz w:val="18"/>
        </w:rPr>
        <w:t>": "Yardley",</w:t>
      </w:r>
      <w:r>
        <w:rPr>
          <w:rFonts w:ascii="Consolas" w:hAnsi="Consolas"/>
          <w:sz w:val="18"/>
        </w:rPr>
        <w:br/>
      </w:r>
      <w:r>
        <w:rPr>
          <w:rFonts w:ascii="Consolas" w:hAnsi="Consolas"/>
          <w:sz w:val="18"/>
        </w:rPr>
        <w:t xml:space="preserve">      "ProductName": "YARDLEY GENTLEMAN DEO 150ML",</w:t>
      </w:r>
      <w:r>
        <w:rPr>
          <w:rFonts w:ascii="Consolas" w:hAnsi="Consolas"/>
          <w:sz w:val="18"/>
        </w:rPr>
        <w:br/>
      </w:r>
      <w:r>
        <w:rPr>
          <w:rFonts w:ascii="Consolas" w:hAnsi="Consolas"/>
          <w:sz w:val="18"/>
        </w:rPr>
        <w:t xml:space="preserve">      "</w:t>
      </w:r>
      <w:proofErr w:type="spellStart"/>
      <w:r>
        <w:rPr>
          <w:rFonts w:ascii="Consolas" w:hAnsi="Consolas"/>
          <w:sz w:val="18"/>
        </w:rPr>
        <w:t>ProductCode</w:t>
      </w:r>
      <w:proofErr w:type="spellEnd"/>
      <w:r>
        <w:rPr>
          <w:rFonts w:ascii="Consolas" w:hAnsi="Consolas"/>
          <w:sz w:val="18"/>
        </w:rPr>
        <w:t>": "100000871",</w:t>
      </w:r>
      <w:r>
        <w:rPr>
          <w:rFonts w:ascii="Consolas" w:hAnsi="Consolas"/>
          <w:sz w:val="18"/>
        </w:rPr>
        <w:br/>
      </w:r>
      <w:r>
        <w:rPr>
          <w:rFonts w:ascii="Consolas" w:hAnsi="Consolas"/>
          <w:sz w:val="18"/>
        </w:rPr>
        <w:t xml:space="preserve">      "M.R.P.": 299.00,</w:t>
      </w:r>
      <w:r>
        <w:rPr>
          <w:rFonts w:ascii="Consolas" w:hAnsi="Consolas"/>
          <w:sz w:val="18"/>
        </w:rPr>
        <w:br/>
      </w:r>
      <w:r>
        <w:rPr>
          <w:rFonts w:ascii="Consolas" w:hAnsi="Consolas"/>
          <w:sz w:val="18"/>
        </w:rPr>
        <w:t xml:space="preserve">      "</w:t>
      </w:r>
      <w:proofErr w:type="spellStart"/>
      <w:r>
        <w:rPr>
          <w:rFonts w:ascii="Consolas" w:hAnsi="Consolas"/>
          <w:sz w:val="18"/>
        </w:rPr>
        <w:t>Qty_In_EA</w:t>
      </w:r>
      <w:proofErr w:type="spellEnd"/>
      <w:r>
        <w:rPr>
          <w:rFonts w:ascii="Consolas" w:hAnsi="Consolas"/>
          <w:sz w:val="18"/>
        </w:rPr>
        <w:t>": 24,</w:t>
      </w:r>
      <w:r>
        <w:rPr>
          <w:rFonts w:ascii="Consolas" w:hAnsi="Consolas"/>
          <w:sz w:val="18"/>
        </w:rPr>
        <w:br/>
      </w:r>
      <w:r>
        <w:rPr>
          <w:rFonts w:ascii="Consolas" w:hAnsi="Consolas"/>
          <w:sz w:val="18"/>
        </w:rPr>
        <w:t xml:space="preserve">      "</w:t>
      </w:r>
      <w:proofErr w:type="spellStart"/>
      <w:r>
        <w:rPr>
          <w:rFonts w:ascii="Consolas" w:hAnsi="Consolas"/>
          <w:sz w:val="18"/>
        </w:rPr>
        <w:t>Return_Qty_In_EA</w:t>
      </w:r>
      <w:proofErr w:type="spellEnd"/>
      <w:r>
        <w:rPr>
          <w:rFonts w:ascii="Consolas" w:hAnsi="Consolas"/>
          <w:sz w:val="18"/>
        </w:rPr>
        <w:t>": 2,</w:t>
      </w:r>
      <w:r>
        <w:rPr>
          <w:rFonts w:ascii="Consolas" w:hAnsi="Consolas"/>
          <w:sz w:val="18"/>
        </w:rPr>
        <w:br/>
      </w:r>
      <w:r>
        <w:rPr>
          <w:rFonts w:ascii="Consolas" w:hAnsi="Consolas"/>
          <w:sz w:val="18"/>
        </w:rPr>
        <w:t xml:space="preserve">      "</w:t>
      </w:r>
      <w:proofErr w:type="spellStart"/>
      <w:r>
        <w:rPr>
          <w:rFonts w:ascii="Consolas" w:hAnsi="Consolas"/>
          <w:sz w:val="18"/>
        </w:rPr>
        <w:t>BillAmount</w:t>
      </w:r>
      <w:proofErr w:type="spellEnd"/>
      <w:r>
        <w:rPr>
          <w:rFonts w:ascii="Consolas" w:hAnsi="Consolas"/>
          <w:sz w:val="18"/>
        </w:rPr>
        <w:t>": 5382.00,</w:t>
      </w:r>
      <w:r>
        <w:rPr>
          <w:rFonts w:ascii="Consolas" w:hAnsi="Consolas"/>
          <w:sz w:val="18"/>
        </w:rPr>
        <w:br/>
      </w:r>
      <w:r>
        <w:rPr>
          <w:rFonts w:ascii="Consolas" w:hAnsi="Consolas"/>
          <w:sz w:val="18"/>
        </w:rPr>
        <w:t xml:space="preserve">      "CP % Applied": 15.00,</w:t>
      </w:r>
      <w:r>
        <w:rPr>
          <w:rFonts w:ascii="Consolas" w:hAnsi="Consolas"/>
          <w:sz w:val="18"/>
        </w:rPr>
        <w:br/>
      </w:r>
      <w:r>
        <w:rPr>
          <w:rFonts w:ascii="Consolas" w:hAnsi="Consolas"/>
          <w:sz w:val="18"/>
        </w:rPr>
        <w:t xml:space="preserve">      "CP Value": 807.30,</w:t>
      </w:r>
      <w:r>
        <w:rPr>
          <w:rFonts w:ascii="Consolas" w:hAnsi="Consolas"/>
          <w:sz w:val="18"/>
        </w:rPr>
        <w:br/>
      </w:r>
      <w:r>
        <w:rPr>
          <w:rFonts w:ascii="Consolas" w:hAnsi="Consolas"/>
          <w:sz w:val="18"/>
        </w:rPr>
        <w:t xml:space="preserve">      "</w:t>
      </w:r>
      <w:proofErr w:type="spellStart"/>
      <w:r>
        <w:rPr>
          <w:rFonts w:ascii="Consolas" w:hAnsi="Consolas"/>
          <w:sz w:val="18"/>
        </w:rPr>
        <w:t>PriceOff</w:t>
      </w:r>
      <w:proofErr w:type="spellEnd"/>
      <w:r>
        <w:rPr>
          <w:rFonts w:ascii="Consolas" w:hAnsi="Consolas"/>
          <w:sz w:val="18"/>
        </w:rPr>
        <w:t>": 30.00,</w:t>
      </w:r>
      <w:r>
        <w:rPr>
          <w:rFonts w:ascii="Consolas" w:hAnsi="Consolas"/>
          <w:sz w:val="18"/>
        </w:rPr>
        <w:br/>
      </w:r>
      <w:r>
        <w:rPr>
          <w:rFonts w:ascii="Consolas" w:hAnsi="Consolas"/>
          <w:sz w:val="18"/>
        </w:rPr>
        <w:t xml:space="preserve">      "Price off Tax": 4.58,</w:t>
      </w:r>
      <w:r>
        <w:rPr>
          <w:rFonts w:ascii="Consolas" w:hAnsi="Consolas"/>
          <w:sz w:val="18"/>
        </w:rPr>
        <w:br/>
      </w:r>
      <w:r>
        <w:rPr>
          <w:rFonts w:ascii="Consolas" w:hAnsi="Consolas"/>
          <w:sz w:val="18"/>
        </w:rPr>
        <w:t xml:space="preserve">      "Price off Without GST": 25.42,</w:t>
      </w:r>
      <w:r>
        <w:rPr>
          <w:rFonts w:ascii="Consolas" w:hAnsi="Consolas"/>
          <w:sz w:val="18"/>
        </w:rPr>
        <w:br/>
      </w:r>
      <w:r>
        <w:rPr>
          <w:rFonts w:ascii="Consolas" w:hAnsi="Consolas"/>
          <w:sz w:val="18"/>
        </w:rPr>
        <w:t xml:space="preserve">      "PD %": 5.00,</w:t>
      </w:r>
      <w:r>
        <w:rPr>
          <w:rFonts w:ascii="Consolas" w:hAnsi="Consolas"/>
          <w:sz w:val="18"/>
        </w:rPr>
        <w:br/>
      </w:r>
      <w:r>
        <w:rPr>
          <w:rFonts w:ascii="Consolas" w:hAnsi="Consolas"/>
          <w:sz w:val="18"/>
        </w:rPr>
        <w:t xml:space="preserve">      "Scheme Val": 269.10,</w:t>
      </w:r>
      <w:r>
        <w:rPr>
          <w:rFonts w:ascii="Consolas" w:hAnsi="Consolas"/>
          <w:sz w:val="18"/>
        </w:rPr>
        <w:br/>
      </w:r>
      <w:r>
        <w:rPr>
          <w:rFonts w:ascii="Consolas" w:hAnsi="Consolas"/>
          <w:sz w:val="18"/>
        </w:rPr>
        <w:t xml:space="preserve">      "C.I.P.": 190.36,</w:t>
      </w:r>
      <w:r>
        <w:rPr>
          <w:rFonts w:ascii="Consolas" w:hAnsi="Consolas"/>
          <w:sz w:val="18"/>
        </w:rPr>
        <w:br/>
      </w:r>
      <w:r>
        <w:rPr>
          <w:rFonts w:ascii="Consolas" w:hAnsi="Consolas"/>
          <w:sz w:val="18"/>
        </w:rPr>
        <w:t xml:space="preserve">      "D.L.P": 224.25,</w:t>
      </w:r>
      <w:r>
        <w:rPr>
          <w:rFonts w:ascii="Consolas" w:hAnsi="Consolas"/>
          <w:sz w:val="18"/>
        </w:rPr>
        <w:br/>
      </w:r>
      <w:r>
        <w:rPr>
          <w:rFonts w:ascii="Consolas" w:hAnsi="Consolas"/>
          <w:sz w:val="18"/>
        </w:rPr>
        <w:t xml:space="preserve">      "Regular RLP": 254.15,</w:t>
      </w:r>
      <w:r>
        <w:rPr>
          <w:rFonts w:ascii="Consolas" w:hAnsi="Consolas"/>
          <w:sz w:val="18"/>
        </w:rPr>
        <w:br/>
      </w:r>
      <w:r>
        <w:rPr>
          <w:rFonts w:ascii="Consolas" w:hAnsi="Consolas"/>
          <w:sz w:val="18"/>
        </w:rPr>
        <w:t xml:space="preserve">      "</w:t>
      </w:r>
      <w:proofErr w:type="spellStart"/>
      <w:r>
        <w:rPr>
          <w:rFonts w:ascii="Consolas" w:hAnsi="Consolas"/>
          <w:sz w:val="18"/>
        </w:rPr>
        <w:t>RegularRLPWithoutGST</w:t>
      </w:r>
      <w:proofErr w:type="spellEnd"/>
      <w:r>
        <w:rPr>
          <w:rFonts w:ascii="Consolas" w:hAnsi="Consolas"/>
          <w:sz w:val="18"/>
        </w:rPr>
        <w:t>": 215.38,</w:t>
      </w:r>
      <w:r>
        <w:rPr>
          <w:rFonts w:ascii="Consolas" w:hAnsi="Consolas"/>
          <w:sz w:val="18"/>
        </w:rPr>
        <w:br/>
      </w:r>
      <w:r>
        <w:rPr>
          <w:rFonts w:ascii="Consolas" w:hAnsi="Consolas"/>
          <w:sz w:val="18"/>
        </w:rPr>
        <w:t xml:space="preserve">      "Actual RLP </w:t>
      </w:r>
      <w:proofErr w:type="spellStart"/>
      <w:r>
        <w:rPr>
          <w:rFonts w:ascii="Consolas" w:hAnsi="Consolas"/>
          <w:sz w:val="18"/>
        </w:rPr>
        <w:t>WithOut</w:t>
      </w:r>
      <w:proofErr w:type="spellEnd"/>
      <w:r>
        <w:rPr>
          <w:rFonts w:ascii="Consolas" w:hAnsi="Consolas"/>
          <w:sz w:val="18"/>
        </w:rPr>
        <w:t xml:space="preserve"> </w:t>
      </w:r>
      <w:proofErr w:type="spellStart"/>
      <w:r>
        <w:rPr>
          <w:rFonts w:ascii="Consolas" w:hAnsi="Consolas"/>
          <w:sz w:val="18"/>
        </w:rPr>
        <w:t>PriceOff</w:t>
      </w:r>
      <w:proofErr w:type="spellEnd"/>
      <w:r>
        <w:rPr>
          <w:rFonts w:ascii="Consolas" w:hAnsi="Consolas"/>
          <w:sz w:val="18"/>
        </w:rPr>
        <w:t>": 254.15,</w:t>
      </w:r>
      <w:r>
        <w:rPr>
          <w:rFonts w:ascii="Consolas" w:hAnsi="Consolas"/>
          <w:sz w:val="18"/>
        </w:rPr>
        <w:br/>
      </w:r>
      <w:r>
        <w:rPr>
          <w:rFonts w:ascii="Consolas" w:hAnsi="Consolas"/>
          <w:sz w:val="18"/>
        </w:rPr>
        <w:t xml:space="preserve">      "Actual RLP With </w:t>
      </w:r>
      <w:proofErr w:type="spellStart"/>
      <w:r>
        <w:rPr>
          <w:rFonts w:ascii="Consolas" w:hAnsi="Consolas"/>
          <w:sz w:val="18"/>
        </w:rPr>
        <w:t>PriceOff</w:t>
      </w:r>
      <w:proofErr w:type="spellEnd"/>
      <w:r>
        <w:rPr>
          <w:rFonts w:ascii="Consolas" w:hAnsi="Consolas"/>
          <w:sz w:val="18"/>
        </w:rPr>
        <w:t>": 224.15,</w:t>
      </w:r>
      <w:r>
        <w:rPr>
          <w:rFonts w:ascii="Consolas" w:hAnsi="Consolas"/>
          <w:sz w:val="18"/>
        </w:rPr>
        <w:br/>
      </w:r>
      <w:r>
        <w:rPr>
          <w:rFonts w:ascii="Consolas" w:hAnsi="Consolas"/>
          <w:sz w:val="18"/>
        </w:rPr>
        <w:t xml:space="preserve">      "Actual RLP": 224.15,</w:t>
      </w:r>
      <w:r>
        <w:rPr>
          <w:rFonts w:ascii="Consolas" w:hAnsi="Consolas"/>
          <w:sz w:val="18"/>
        </w:rPr>
        <w:br/>
      </w:r>
      <w:r>
        <w:rPr>
          <w:rFonts w:ascii="Consolas" w:hAnsi="Consolas"/>
          <w:sz w:val="18"/>
        </w:rPr>
        <w:t xml:space="preserve">      "</w:t>
      </w:r>
      <w:proofErr w:type="spellStart"/>
      <w:r>
        <w:rPr>
          <w:rFonts w:ascii="Consolas" w:hAnsi="Consolas"/>
          <w:sz w:val="18"/>
        </w:rPr>
        <w:t>ActualRLPWithoutGST</w:t>
      </w:r>
      <w:proofErr w:type="spellEnd"/>
      <w:r>
        <w:rPr>
          <w:rFonts w:ascii="Consolas" w:hAnsi="Consolas"/>
          <w:sz w:val="18"/>
        </w:rPr>
        <w:t>": 189.96,</w:t>
      </w:r>
      <w:r>
        <w:rPr>
          <w:rFonts w:ascii="Consolas" w:hAnsi="Consolas"/>
          <w:sz w:val="18"/>
        </w:rPr>
        <w:br/>
      </w:r>
      <w:r>
        <w:rPr>
          <w:rFonts w:ascii="Consolas" w:hAnsi="Consolas"/>
          <w:sz w:val="18"/>
        </w:rPr>
        <w:t xml:space="preserve">      "</w:t>
      </w:r>
      <w:proofErr w:type="spellStart"/>
      <w:r>
        <w:rPr>
          <w:rFonts w:ascii="Consolas" w:hAnsi="Consolas"/>
          <w:sz w:val="18"/>
        </w:rPr>
        <w:t>NR_Claim_with_SR</w:t>
      </w:r>
      <w:proofErr w:type="spellEnd"/>
      <w:r>
        <w:rPr>
          <w:rFonts w:ascii="Consolas" w:hAnsi="Consolas"/>
          <w:sz w:val="18"/>
        </w:rPr>
        <w:t>": 246.68,</w:t>
      </w:r>
      <w:r>
        <w:rPr>
          <w:rFonts w:ascii="Consolas" w:hAnsi="Consolas"/>
          <w:sz w:val="18"/>
        </w:rPr>
        <w:br/>
      </w:r>
      <w:r>
        <w:rPr>
          <w:rFonts w:ascii="Consolas" w:hAnsi="Consolas"/>
          <w:sz w:val="18"/>
        </w:rPr>
        <w:t xml:space="preserve">      "</w:t>
      </w:r>
      <w:proofErr w:type="spellStart"/>
      <w:r>
        <w:rPr>
          <w:rFonts w:ascii="Consolas" w:hAnsi="Consolas"/>
          <w:sz w:val="18"/>
        </w:rPr>
        <w:t>Price_Off_Claim_With_SR</w:t>
      </w:r>
      <w:proofErr w:type="spellEnd"/>
      <w:r>
        <w:rPr>
          <w:rFonts w:ascii="Consolas" w:hAnsi="Consolas"/>
          <w:sz w:val="18"/>
        </w:rPr>
        <w:t>": 605.00,</w:t>
      </w:r>
      <w:r>
        <w:rPr>
          <w:rFonts w:ascii="Consolas" w:hAnsi="Consolas"/>
          <w:sz w:val="18"/>
        </w:rPr>
        <w:br/>
      </w:r>
      <w:r>
        <w:rPr>
          <w:rFonts w:ascii="Consolas" w:hAnsi="Consolas"/>
          <w:sz w:val="18"/>
        </w:rPr>
        <w:t xml:space="preserve">      "</w:t>
      </w:r>
      <w:proofErr w:type="spellStart"/>
      <w:r>
        <w:rPr>
          <w:rFonts w:ascii="Consolas" w:hAnsi="Consolas"/>
          <w:sz w:val="18"/>
        </w:rPr>
        <w:t>Total_Claim_With_SR</w:t>
      </w:r>
      <w:proofErr w:type="spellEnd"/>
      <w:r>
        <w:rPr>
          <w:rFonts w:ascii="Consolas" w:hAnsi="Consolas"/>
          <w:sz w:val="18"/>
        </w:rPr>
        <w:t>": 851.68,</w:t>
      </w:r>
      <w:r>
        <w:rPr>
          <w:rFonts w:ascii="Consolas" w:hAnsi="Consolas"/>
          <w:sz w:val="18"/>
        </w:rPr>
        <w:br/>
      </w:r>
      <w:r>
        <w:rPr>
          <w:rFonts w:ascii="Consolas" w:hAnsi="Consolas"/>
          <w:sz w:val="18"/>
        </w:rPr>
        <w:t xml:space="preserve">      "</w:t>
      </w:r>
      <w:proofErr w:type="spellStart"/>
      <w:r>
        <w:rPr>
          <w:rFonts w:ascii="Consolas" w:hAnsi="Consolas"/>
          <w:sz w:val="18"/>
        </w:rPr>
        <w:t>SrNo</w:t>
      </w:r>
      <w:proofErr w:type="spellEnd"/>
      <w:r>
        <w:rPr>
          <w:rFonts w:ascii="Consolas" w:hAnsi="Consolas"/>
          <w:sz w:val="18"/>
        </w:rPr>
        <w:t>": "SR/26-27/0219"</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w:t>
      </w:r>
    </w:p>
    <w:p w:rsidR="001A496D" w:rsidRDefault="00000000" w14:paraId="2270C829" w14:textId="77777777">
      <w:pPr>
        <w:spacing w:before="200" w:after="80"/>
      </w:pPr>
      <w:r>
        <w:rPr>
          <w:b/>
          <w:color w:val="1F3A5F"/>
          <w:sz w:val="28"/>
        </w:rPr>
        <w:t>6. JSON schema</w:t>
      </w:r>
    </w:p>
    <w:p w:rsidR="001A496D" w:rsidRDefault="00000000" w14:paraId="5BBB83BE" w14:textId="77777777">
      <w:r>
        <w:t>Draft-07, matching the convention of the inbound Synapse schema.</w:t>
      </w:r>
    </w:p>
    <w:p w:rsidR="001A496D" w:rsidRDefault="00000000" w14:paraId="43B9E85D" w14:textId="77777777">
      <w:pPr>
        <w:shd w:val="clear" w:color="auto" w:fill="F2F2F2"/>
        <w:spacing w:before="40" w:after="80"/>
        <w:ind w:left="360"/>
      </w:pPr>
      <w:r>
        <w:rPr>
          <w:rFonts w:ascii="Consolas" w:hAnsi="Consolas"/>
          <w:sz w:val="18"/>
        </w:rPr>
        <w:t>{</w:t>
      </w:r>
      <w:r>
        <w:rPr>
          <w:rFonts w:ascii="Consolas" w:hAnsi="Consolas"/>
          <w:sz w:val="18"/>
        </w:rPr>
        <w:br/>
      </w:r>
      <w:r>
        <w:rPr>
          <w:rFonts w:ascii="Consolas" w:hAnsi="Consolas"/>
          <w:sz w:val="18"/>
        </w:rPr>
        <w:t xml:space="preserve">  "type": "object",</w:t>
      </w:r>
      <w:r>
        <w:rPr>
          <w:rFonts w:ascii="Consolas" w:hAnsi="Consolas"/>
          <w:sz w:val="18"/>
        </w:rPr>
        <w:br/>
      </w:r>
      <w:r>
        <w:rPr>
          <w:rFonts w:ascii="Consolas" w:hAnsi="Consolas"/>
          <w:sz w:val="18"/>
        </w:rPr>
        <w:t xml:space="preserve">  "properties": {</w:t>
      </w:r>
      <w:r>
        <w:rPr>
          <w:rFonts w:ascii="Consolas" w:hAnsi="Consolas"/>
          <w:sz w:val="18"/>
        </w:rPr>
        <w:br/>
      </w:r>
      <w:r>
        <w:rPr>
          <w:rFonts w:ascii="Consolas" w:hAnsi="Consolas"/>
          <w:sz w:val="18"/>
        </w:rPr>
        <w:t xml:space="preserve">    "</w:t>
      </w:r>
      <w:proofErr w:type="spellStart"/>
      <w:r>
        <w:rPr>
          <w:rFonts w:ascii="Consolas" w:hAnsi="Consolas"/>
          <w:sz w:val="18"/>
        </w:rPr>
        <w:t>lsp_claimid</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lsp_claim</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lsp_distcode</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lsp_distributor</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lsp_distributor_formatted</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lsp_periodicclosure</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lsp_fy</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lsp_scheme</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lsp_fromdate</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lsp_todate</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lsp_totalbillamount</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lsp_totalbilledqty</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lsp_totalclaim</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lsp_totalclaimwithsr</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lsp_totalnrclaimwithsr</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lsp_totalpoclaimwithsr</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lsp_status</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lsp_chains</w:t>
      </w:r>
      <w:proofErr w:type="spellEnd"/>
      <w:r>
        <w:rPr>
          <w:rFonts w:ascii="Consolas" w:hAnsi="Consolas"/>
          <w:sz w:val="18"/>
        </w:rPr>
        <w:t>": {</w:t>
      </w:r>
      <w:r>
        <w:rPr>
          <w:rFonts w:ascii="Consolas" w:hAnsi="Consolas"/>
          <w:sz w:val="18"/>
        </w:rPr>
        <w:br/>
      </w:r>
      <w:r>
        <w:rPr>
          <w:rFonts w:ascii="Consolas" w:hAnsi="Consolas"/>
          <w:sz w:val="18"/>
        </w:rPr>
        <w:t xml:space="preserve">      "type": "array",</w:t>
      </w:r>
      <w:r>
        <w:rPr>
          <w:rFonts w:ascii="Consolas" w:hAnsi="Consolas"/>
          <w:sz w:val="18"/>
        </w:rPr>
        <w:br/>
      </w:r>
      <w:r>
        <w:rPr>
          <w:rFonts w:ascii="Consolas" w:hAnsi="Consolas"/>
          <w:sz w:val="18"/>
        </w:rPr>
        <w:t xml:space="preserve">      "items": {</w:t>
      </w:r>
      <w:r>
        <w:rPr>
          <w:rFonts w:ascii="Consolas" w:hAnsi="Consolas"/>
          <w:sz w:val="18"/>
        </w:rPr>
        <w:br/>
      </w:r>
      <w:r>
        <w:rPr>
          <w:rFonts w:ascii="Consolas" w:hAnsi="Consolas"/>
          <w:sz w:val="18"/>
        </w:rPr>
        <w:t xml:space="preserve">        "type": "object",</w:t>
      </w:r>
      <w:r>
        <w:rPr>
          <w:rFonts w:ascii="Consolas" w:hAnsi="Consolas"/>
          <w:sz w:val="18"/>
        </w:rPr>
        <w:br/>
      </w:r>
      <w:r>
        <w:rPr>
          <w:rFonts w:ascii="Consolas" w:hAnsi="Consolas"/>
          <w:sz w:val="18"/>
        </w:rPr>
        <w:t xml:space="preserve">        "properties": {</w:t>
      </w:r>
      <w:r>
        <w:rPr>
          <w:rFonts w:ascii="Consolas" w:hAnsi="Consolas"/>
          <w:sz w:val="18"/>
        </w:rPr>
        <w:br/>
      </w:r>
      <w:r>
        <w:rPr>
          <w:rFonts w:ascii="Consolas" w:hAnsi="Consolas"/>
          <w:sz w:val="18"/>
        </w:rPr>
        <w:t xml:space="preserve">          "</w:t>
      </w:r>
      <w:proofErr w:type="spellStart"/>
      <w:r>
        <w:rPr>
          <w:rFonts w:ascii="Consolas" w:hAnsi="Consolas"/>
          <w:sz w:val="18"/>
        </w:rPr>
        <w:t>lsp_claimid</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lsp_chainname</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lsp_totalbillamount</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lsp_totalbilledqty</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lsp_totalclaimamount</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lsp_nrclaimwithsr</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lsp_totalnrclaim</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lsp_priceoffclaimwithsr</w:t>
      </w:r>
      <w:proofErr w:type="spellEnd"/>
      <w:r>
        <w:rPr>
          <w:rFonts w:ascii="Consolas" w:hAnsi="Consolas"/>
          <w:sz w:val="18"/>
        </w:rPr>
        <w:t>": { "type": "string" }</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"required": [</w:t>
      </w:r>
      <w:r>
        <w:rPr>
          <w:rFonts w:ascii="Consolas" w:hAnsi="Consolas"/>
          <w:sz w:val="18"/>
        </w:rPr>
        <w:br/>
      </w:r>
      <w:r>
        <w:rPr>
          <w:rFonts w:ascii="Consolas" w:hAnsi="Consolas"/>
          <w:sz w:val="18"/>
        </w:rPr>
        <w:t xml:space="preserve">          "</w:t>
      </w:r>
      <w:proofErr w:type="spellStart"/>
      <w:r>
        <w:rPr>
          <w:rFonts w:ascii="Consolas" w:hAnsi="Consolas"/>
          <w:sz w:val="18"/>
        </w:rPr>
        <w:t>lsp_claimid</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lsp_chainname</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lsp_totalbillamount</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lsp_totalbilledqty</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lsp_totalclaimamount</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lsp_nrclaimwithsr</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lsp_totalnrclaim</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lsp_priceoffclaimwithsr</w:t>
      </w:r>
      <w:proofErr w:type="spellEnd"/>
      <w:r>
        <w:rPr>
          <w:rFonts w:ascii="Consolas" w:hAnsi="Consolas"/>
          <w:sz w:val="18"/>
        </w:rPr>
        <w:t>"</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w:t>
      </w:r>
      <w:proofErr w:type="spellStart"/>
      <w:r>
        <w:rPr>
          <w:rFonts w:ascii="Consolas" w:hAnsi="Consolas"/>
          <w:sz w:val="18"/>
        </w:rPr>
        <w:t>lsp_lineitems</w:t>
      </w:r>
      <w:proofErr w:type="spellEnd"/>
      <w:r>
        <w:rPr>
          <w:rFonts w:ascii="Consolas" w:hAnsi="Consolas"/>
          <w:sz w:val="18"/>
        </w:rPr>
        <w:t>": {</w:t>
      </w:r>
      <w:r>
        <w:rPr>
          <w:rFonts w:ascii="Consolas" w:hAnsi="Consolas"/>
          <w:sz w:val="18"/>
        </w:rPr>
        <w:br/>
      </w:r>
      <w:r>
        <w:rPr>
          <w:rFonts w:ascii="Consolas" w:hAnsi="Consolas"/>
          <w:sz w:val="18"/>
        </w:rPr>
        <w:t xml:space="preserve">      "type": "array",</w:t>
      </w:r>
      <w:r>
        <w:rPr>
          <w:rFonts w:ascii="Consolas" w:hAnsi="Consolas"/>
          <w:sz w:val="18"/>
        </w:rPr>
        <w:br/>
      </w:r>
      <w:r>
        <w:rPr>
          <w:rFonts w:ascii="Consolas" w:hAnsi="Consolas"/>
          <w:sz w:val="18"/>
        </w:rPr>
        <w:t xml:space="preserve">      "items": {</w:t>
      </w:r>
      <w:r>
        <w:rPr>
          <w:rFonts w:ascii="Consolas" w:hAnsi="Consolas"/>
          <w:sz w:val="18"/>
        </w:rPr>
        <w:br/>
      </w:r>
      <w:r>
        <w:rPr>
          <w:rFonts w:ascii="Consolas" w:hAnsi="Consolas"/>
          <w:sz w:val="18"/>
        </w:rPr>
        <w:t xml:space="preserve">        "type": "object",</w:t>
      </w:r>
      <w:r>
        <w:rPr>
          <w:rFonts w:ascii="Consolas" w:hAnsi="Consolas"/>
          <w:sz w:val="18"/>
        </w:rPr>
        <w:br/>
      </w:r>
      <w:r>
        <w:rPr>
          <w:rFonts w:ascii="Consolas" w:hAnsi="Consolas"/>
          <w:sz w:val="18"/>
        </w:rPr>
        <w:t xml:space="preserve">        "properties": {</w:t>
      </w:r>
      <w:r>
        <w:rPr>
          <w:rFonts w:ascii="Consolas" w:hAnsi="Consolas"/>
          <w:sz w:val="18"/>
        </w:rPr>
        <w:br/>
      </w:r>
      <w:r>
        <w:rPr>
          <w:rFonts w:ascii="Consolas" w:hAnsi="Consolas"/>
          <w:sz w:val="18"/>
        </w:rPr>
        <w:t xml:space="preserve">          "</w:t>
      </w:r>
      <w:proofErr w:type="spellStart"/>
      <w:r>
        <w:rPr>
          <w:rFonts w:ascii="Consolas" w:hAnsi="Consolas"/>
          <w:sz w:val="18"/>
        </w:rPr>
        <w:t>line_id</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DistCode</w:t>
      </w:r>
      <w:proofErr w:type="spellEnd"/>
      <w:r>
        <w:rPr>
          <w:rFonts w:ascii="Consolas" w:hAnsi="Consolas"/>
          <w:sz w:val="18"/>
        </w:rPr>
        <w:t>": { "type": ["string", "null"] },</w:t>
      </w:r>
      <w:r>
        <w:rPr>
          <w:rFonts w:ascii="Consolas" w:hAnsi="Consolas"/>
          <w:sz w:val="18"/>
        </w:rPr>
        <w:br/>
      </w:r>
      <w:r>
        <w:rPr>
          <w:rFonts w:ascii="Consolas" w:hAnsi="Consolas"/>
          <w:sz w:val="18"/>
        </w:rPr>
        <w:t xml:space="preserve">          "</w:t>
      </w:r>
      <w:proofErr w:type="spellStart"/>
      <w:r>
        <w:rPr>
          <w:rFonts w:ascii="Consolas" w:hAnsi="Consolas"/>
          <w:sz w:val="18"/>
        </w:rPr>
        <w:t>DistName</w:t>
      </w:r>
      <w:proofErr w:type="spellEnd"/>
      <w:r>
        <w:rPr>
          <w:rFonts w:ascii="Consolas" w:hAnsi="Consolas"/>
          <w:sz w:val="18"/>
        </w:rPr>
        <w:t>": { "type": ["string", "null"] },</w:t>
      </w:r>
      <w:r>
        <w:rPr>
          <w:rFonts w:ascii="Consolas" w:hAnsi="Consolas"/>
          <w:sz w:val="18"/>
        </w:rPr>
        <w:br/>
      </w:r>
      <w:r>
        <w:rPr>
          <w:rFonts w:ascii="Consolas" w:hAnsi="Consolas"/>
          <w:sz w:val="18"/>
        </w:rPr>
        <w:t xml:space="preserve">          "</w:t>
      </w:r>
      <w:proofErr w:type="spellStart"/>
      <w:r>
        <w:rPr>
          <w:rFonts w:ascii="Consolas" w:hAnsi="Consolas"/>
          <w:sz w:val="18"/>
        </w:rPr>
        <w:t>InvoiceDate</w:t>
      </w:r>
      <w:proofErr w:type="spellEnd"/>
      <w:r>
        <w:rPr>
          <w:rFonts w:ascii="Consolas" w:hAnsi="Consolas"/>
          <w:sz w:val="18"/>
        </w:rPr>
        <w:t>": { "type": ["string", "null"] },</w:t>
      </w:r>
      <w:r>
        <w:rPr>
          <w:rFonts w:ascii="Consolas" w:hAnsi="Consolas"/>
          <w:sz w:val="18"/>
        </w:rPr>
        <w:br/>
      </w:r>
      <w:r>
        <w:rPr>
          <w:rFonts w:ascii="Consolas" w:hAnsi="Consolas"/>
          <w:sz w:val="18"/>
        </w:rPr>
        <w:t xml:space="preserve">          "</w:t>
      </w:r>
      <w:proofErr w:type="spellStart"/>
      <w:r>
        <w:rPr>
          <w:rFonts w:ascii="Consolas" w:hAnsi="Consolas"/>
          <w:sz w:val="18"/>
        </w:rPr>
        <w:t>GeneratedOnDate</w:t>
      </w:r>
      <w:proofErr w:type="spellEnd"/>
      <w:r>
        <w:rPr>
          <w:rFonts w:ascii="Consolas" w:hAnsi="Consolas"/>
          <w:sz w:val="18"/>
        </w:rPr>
        <w:t>": { "type": ["string", "null"] },</w:t>
      </w:r>
      <w:r>
        <w:rPr>
          <w:rFonts w:ascii="Consolas" w:hAnsi="Consolas"/>
          <w:sz w:val="18"/>
        </w:rPr>
        <w:br/>
      </w:r>
      <w:r>
        <w:rPr>
          <w:rFonts w:ascii="Consolas" w:hAnsi="Consolas"/>
          <w:sz w:val="18"/>
        </w:rPr>
        <w:t xml:space="preserve">          "Retailer Code": { "type": ["string", "null"] },</w:t>
      </w:r>
      <w:r>
        <w:rPr>
          <w:rFonts w:ascii="Consolas" w:hAnsi="Consolas"/>
          <w:sz w:val="18"/>
        </w:rPr>
        <w:br/>
      </w:r>
      <w:r>
        <w:rPr>
          <w:rFonts w:ascii="Consolas" w:hAnsi="Consolas"/>
          <w:sz w:val="18"/>
        </w:rPr>
        <w:t xml:space="preserve">          "Retailer Name": { "type": ["string", "null"] },</w:t>
      </w:r>
      <w:r>
        <w:rPr>
          <w:rFonts w:ascii="Consolas" w:hAnsi="Consolas"/>
          <w:sz w:val="18"/>
        </w:rPr>
        <w:br/>
      </w:r>
      <w:r>
        <w:rPr>
          <w:rFonts w:ascii="Consolas" w:hAnsi="Consolas"/>
          <w:sz w:val="18"/>
        </w:rPr>
        <w:t xml:space="preserve">          "</w:t>
      </w:r>
      <w:proofErr w:type="spellStart"/>
      <w:r>
        <w:rPr>
          <w:rFonts w:ascii="Consolas" w:hAnsi="Consolas"/>
          <w:sz w:val="18"/>
        </w:rPr>
        <w:t>MT_Chain_Name</w:t>
      </w:r>
      <w:proofErr w:type="spellEnd"/>
      <w:r>
        <w:rPr>
          <w:rFonts w:ascii="Consolas" w:hAnsi="Consolas"/>
          <w:sz w:val="18"/>
        </w:rPr>
        <w:t>": { "type": ["string", "null"] },</w:t>
      </w:r>
      <w:r>
        <w:rPr>
          <w:rFonts w:ascii="Consolas" w:hAnsi="Consolas"/>
          <w:sz w:val="18"/>
        </w:rPr>
        <w:br/>
      </w:r>
      <w:r>
        <w:rPr>
          <w:rFonts w:ascii="Consolas" w:hAnsi="Consolas"/>
          <w:sz w:val="18"/>
        </w:rPr>
        <w:t xml:space="preserve">          "Invoice Number": { "type": ["string", "null"] },</w:t>
      </w:r>
      <w:r>
        <w:rPr>
          <w:rFonts w:ascii="Consolas" w:hAnsi="Consolas"/>
          <w:sz w:val="18"/>
        </w:rPr>
        <w:br/>
      </w:r>
      <w:r>
        <w:rPr>
          <w:rFonts w:ascii="Consolas" w:hAnsi="Consolas"/>
          <w:sz w:val="18"/>
        </w:rPr>
        <w:t xml:space="preserve">          "</w:t>
      </w:r>
      <w:proofErr w:type="spellStart"/>
      <w:r>
        <w:rPr>
          <w:rFonts w:ascii="Consolas" w:hAnsi="Consolas"/>
          <w:sz w:val="18"/>
        </w:rPr>
        <w:t>Brand_Billed</w:t>
      </w:r>
      <w:proofErr w:type="spellEnd"/>
      <w:r>
        <w:rPr>
          <w:rFonts w:ascii="Consolas" w:hAnsi="Consolas"/>
          <w:sz w:val="18"/>
        </w:rPr>
        <w:t>": { "type": ["string", "null"] },</w:t>
      </w:r>
      <w:r>
        <w:rPr>
          <w:rFonts w:ascii="Consolas" w:hAnsi="Consolas"/>
          <w:sz w:val="18"/>
        </w:rPr>
        <w:br/>
      </w:r>
      <w:r>
        <w:rPr>
          <w:rFonts w:ascii="Consolas" w:hAnsi="Consolas"/>
          <w:sz w:val="18"/>
        </w:rPr>
        <w:t xml:space="preserve">          "ProductName": { "type": ["string", "null"] },</w:t>
      </w:r>
      <w:r>
        <w:rPr>
          <w:rFonts w:ascii="Consolas" w:hAnsi="Consolas"/>
          <w:sz w:val="18"/>
        </w:rPr>
        <w:br/>
      </w:r>
      <w:r>
        <w:rPr>
          <w:rFonts w:ascii="Consolas" w:hAnsi="Consolas"/>
          <w:sz w:val="18"/>
        </w:rPr>
        <w:t xml:space="preserve">          "</w:t>
      </w:r>
      <w:proofErr w:type="spellStart"/>
      <w:r>
        <w:rPr>
          <w:rFonts w:ascii="Consolas" w:hAnsi="Consolas"/>
          <w:sz w:val="18"/>
        </w:rPr>
        <w:t>ProductCode</w:t>
      </w:r>
      <w:proofErr w:type="spellEnd"/>
      <w:r>
        <w:rPr>
          <w:rFonts w:ascii="Consolas" w:hAnsi="Consolas"/>
          <w:sz w:val="18"/>
        </w:rPr>
        <w:t>": { "type": ["string", "null"] },</w:t>
      </w:r>
      <w:r>
        <w:rPr>
          <w:rFonts w:ascii="Consolas" w:hAnsi="Consolas"/>
          <w:sz w:val="18"/>
        </w:rPr>
        <w:br/>
      </w:r>
      <w:r>
        <w:rPr>
          <w:rFonts w:ascii="Consolas" w:hAnsi="Consolas"/>
          <w:sz w:val="18"/>
        </w:rPr>
        <w:t xml:space="preserve">          "M.R.P.": { "type": ["number", "null"] },</w:t>
      </w:r>
      <w:r>
        <w:rPr>
          <w:rFonts w:ascii="Consolas" w:hAnsi="Consolas"/>
          <w:sz w:val="18"/>
        </w:rPr>
        <w:br/>
      </w:r>
      <w:r>
        <w:rPr>
          <w:rFonts w:ascii="Consolas" w:hAnsi="Consolas"/>
          <w:sz w:val="18"/>
        </w:rPr>
        <w:t xml:space="preserve">          "</w:t>
      </w:r>
      <w:proofErr w:type="spellStart"/>
      <w:r>
        <w:rPr>
          <w:rFonts w:ascii="Consolas" w:hAnsi="Consolas"/>
          <w:sz w:val="18"/>
        </w:rPr>
        <w:t>Qty_In_EA</w:t>
      </w:r>
      <w:proofErr w:type="spellEnd"/>
      <w:r>
        <w:rPr>
          <w:rFonts w:ascii="Consolas" w:hAnsi="Consolas"/>
          <w:sz w:val="18"/>
        </w:rPr>
        <w:t>": { "type": ["number", "null"] },</w:t>
      </w:r>
      <w:r>
        <w:rPr>
          <w:rFonts w:ascii="Consolas" w:hAnsi="Consolas"/>
          <w:sz w:val="18"/>
        </w:rPr>
        <w:br/>
      </w:r>
      <w:r>
        <w:rPr>
          <w:rFonts w:ascii="Consolas" w:hAnsi="Consolas"/>
          <w:sz w:val="18"/>
        </w:rPr>
        <w:t xml:space="preserve">          "</w:t>
      </w:r>
      <w:proofErr w:type="spellStart"/>
      <w:r>
        <w:rPr>
          <w:rFonts w:ascii="Consolas" w:hAnsi="Consolas"/>
          <w:sz w:val="18"/>
        </w:rPr>
        <w:t>Return_Qty_In_EA</w:t>
      </w:r>
      <w:proofErr w:type="spellEnd"/>
      <w:r>
        <w:rPr>
          <w:rFonts w:ascii="Consolas" w:hAnsi="Consolas"/>
          <w:sz w:val="18"/>
        </w:rPr>
        <w:t>": { "type": ["number", "null"] },</w:t>
      </w:r>
      <w:r>
        <w:rPr>
          <w:rFonts w:ascii="Consolas" w:hAnsi="Consolas"/>
          <w:sz w:val="18"/>
        </w:rPr>
        <w:br/>
      </w:r>
      <w:r>
        <w:rPr>
          <w:rFonts w:ascii="Consolas" w:hAnsi="Consolas"/>
          <w:sz w:val="18"/>
        </w:rPr>
        <w:t xml:space="preserve">          "</w:t>
      </w:r>
      <w:proofErr w:type="spellStart"/>
      <w:r>
        <w:rPr>
          <w:rFonts w:ascii="Consolas" w:hAnsi="Consolas"/>
          <w:sz w:val="18"/>
        </w:rPr>
        <w:t>BillAmount</w:t>
      </w:r>
      <w:proofErr w:type="spellEnd"/>
      <w:r>
        <w:rPr>
          <w:rFonts w:ascii="Consolas" w:hAnsi="Consolas"/>
          <w:sz w:val="18"/>
        </w:rPr>
        <w:t>": { "type": "number" },</w:t>
      </w:r>
      <w:r>
        <w:rPr>
          <w:rFonts w:ascii="Consolas" w:hAnsi="Consolas"/>
          <w:sz w:val="18"/>
        </w:rPr>
        <w:br/>
      </w:r>
      <w:r>
        <w:rPr>
          <w:rFonts w:ascii="Consolas" w:hAnsi="Consolas"/>
          <w:sz w:val="18"/>
        </w:rPr>
        <w:t xml:space="preserve">          "CP % Applied": { "type": ["number", "null"] },</w:t>
      </w:r>
      <w:r>
        <w:rPr>
          <w:rFonts w:ascii="Consolas" w:hAnsi="Consolas"/>
          <w:sz w:val="18"/>
        </w:rPr>
        <w:br/>
      </w:r>
      <w:r>
        <w:rPr>
          <w:rFonts w:ascii="Consolas" w:hAnsi="Consolas"/>
          <w:sz w:val="18"/>
        </w:rPr>
        <w:t xml:space="preserve">          "CP Value": { "type": ["number", "null"] },</w:t>
      </w:r>
      <w:r>
        <w:rPr>
          <w:rFonts w:ascii="Consolas" w:hAnsi="Consolas"/>
          <w:sz w:val="18"/>
        </w:rPr>
        <w:br/>
      </w:r>
      <w:r>
        <w:rPr>
          <w:rFonts w:ascii="Consolas" w:hAnsi="Consolas"/>
          <w:sz w:val="18"/>
        </w:rPr>
        <w:t xml:space="preserve">          "</w:t>
      </w:r>
      <w:proofErr w:type="spellStart"/>
      <w:r>
        <w:rPr>
          <w:rFonts w:ascii="Consolas" w:hAnsi="Consolas"/>
          <w:sz w:val="18"/>
        </w:rPr>
        <w:t>PriceOff</w:t>
      </w:r>
      <w:proofErr w:type="spellEnd"/>
      <w:r>
        <w:rPr>
          <w:rFonts w:ascii="Consolas" w:hAnsi="Consolas"/>
          <w:sz w:val="18"/>
        </w:rPr>
        <w:t>": { "type": ["number", "null"] },</w:t>
      </w:r>
      <w:r>
        <w:rPr>
          <w:rFonts w:ascii="Consolas" w:hAnsi="Consolas"/>
          <w:sz w:val="18"/>
        </w:rPr>
        <w:br/>
      </w:r>
      <w:r>
        <w:rPr>
          <w:rFonts w:ascii="Consolas" w:hAnsi="Consolas"/>
          <w:sz w:val="18"/>
        </w:rPr>
        <w:t xml:space="preserve">          "Price off Tax": { "type": ["number", "null"] },</w:t>
      </w:r>
      <w:r>
        <w:rPr>
          <w:rFonts w:ascii="Consolas" w:hAnsi="Consolas"/>
          <w:sz w:val="18"/>
        </w:rPr>
        <w:br/>
      </w:r>
      <w:r>
        <w:rPr>
          <w:rFonts w:ascii="Consolas" w:hAnsi="Consolas"/>
          <w:sz w:val="18"/>
        </w:rPr>
        <w:t xml:space="preserve">          "Price off Without GST": { "type": ["number", "null"] },</w:t>
      </w:r>
      <w:r>
        <w:rPr>
          <w:rFonts w:ascii="Consolas" w:hAnsi="Consolas"/>
          <w:sz w:val="18"/>
        </w:rPr>
        <w:br/>
      </w:r>
      <w:r>
        <w:rPr>
          <w:rFonts w:ascii="Consolas" w:hAnsi="Consolas"/>
          <w:sz w:val="18"/>
        </w:rPr>
        <w:t xml:space="preserve">          "PD %": { "type": ["number", "null"] },</w:t>
      </w:r>
      <w:r>
        <w:rPr>
          <w:rFonts w:ascii="Consolas" w:hAnsi="Consolas"/>
          <w:sz w:val="18"/>
        </w:rPr>
        <w:br/>
      </w:r>
      <w:r>
        <w:rPr>
          <w:rFonts w:ascii="Consolas" w:hAnsi="Consolas"/>
          <w:sz w:val="18"/>
        </w:rPr>
        <w:t xml:space="preserve">          "Scheme Val": { "type": ["number", "null"] },</w:t>
      </w:r>
      <w:r>
        <w:rPr>
          <w:rFonts w:ascii="Consolas" w:hAnsi="Consolas"/>
          <w:sz w:val="18"/>
        </w:rPr>
        <w:br/>
      </w:r>
      <w:r>
        <w:rPr>
          <w:rFonts w:ascii="Consolas" w:hAnsi="Consolas"/>
          <w:sz w:val="18"/>
        </w:rPr>
        <w:t xml:space="preserve">          "C.I.P.": { "type": "number" },</w:t>
      </w:r>
      <w:r>
        <w:rPr>
          <w:rFonts w:ascii="Consolas" w:hAnsi="Consolas"/>
          <w:sz w:val="18"/>
        </w:rPr>
        <w:br/>
      </w:r>
      <w:r>
        <w:rPr>
          <w:rFonts w:ascii="Consolas" w:hAnsi="Consolas"/>
          <w:sz w:val="18"/>
        </w:rPr>
        <w:t xml:space="preserve">          "D.L.P": { "type": "number" },</w:t>
      </w:r>
      <w:r>
        <w:rPr>
          <w:rFonts w:ascii="Consolas" w:hAnsi="Consolas"/>
          <w:sz w:val="18"/>
        </w:rPr>
        <w:br/>
      </w:r>
      <w:r>
        <w:rPr>
          <w:rFonts w:ascii="Consolas" w:hAnsi="Consolas"/>
          <w:sz w:val="18"/>
        </w:rPr>
        <w:t xml:space="preserve">          "Regular RLP": { "type": ["number", "null"] },</w:t>
      </w:r>
      <w:r>
        <w:rPr>
          <w:rFonts w:ascii="Consolas" w:hAnsi="Consolas"/>
          <w:sz w:val="18"/>
        </w:rPr>
        <w:br/>
      </w:r>
      <w:r>
        <w:rPr>
          <w:rFonts w:ascii="Consolas" w:hAnsi="Consolas"/>
          <w:sz w:val="18"/>
        </w:rPr>
        <w:t xml:space="preserve">          "</w:t>
      </w:r>
      <w:proofErr w:type="spellStart"/>
      <w:r>
        <w:rPr>
          <w:rFonts w:ascii="Consolas" w:hAnsi="Consolas"/>
          <w:sz w:val="18"/>
        </w:rPr>
        <w:t>RegularRLPWithoutGST</w:t>
      </w:r>
      <w:proofErr w:type="spellEnd"/>
      <w:r>
        <w:rPr>
          <w:rFonts w:ascii="Consolas" w:hAnsi="Consolas"/>
          <w:sz w:val="18"/>
        </w:rPr>
        <w:t>": { "type": "number" },</w:t>
      </w:r>
      <w:r>
        <w:rPr>
          <w:rFonts w:ascii="Consolas" w:hAnsi="Consolas"/>
          <w:sz w:val="18"/>
        </w:rPr>
        <w:br/>
      </w:r>
      <w:r>
        <w:rPr>
          <w:rFonts w:ascii="Consolas" w:hAnsi="Consolas"/>
          <w:sz w:val="18"/>
        </w:rPr>
        <w:t xml:space="preserve">          "Actual RLP </w:t>
      </w:r>
      <w:proofErr w:type="spellStart"/>
      <w:r>
        <w:rPr>
          <w:rFonts w:ascii="Consolas" w:hAnsi="Consolas"/>
          <w:sz w:val="18"/>
        </w:rPr>
        <w:t>WithOut</w:t>
      </w:r>
      <w:proofErr w:type="spellEnd"/>
      <w:r>
        <w:rPr>
          <w:rFonts w:ascii="Consolas" w:hAnsi="Consolas"/>
          <w:sz w:val="18"/>
        </w:rPr>
        <w:t xml:space="preserve"> </w:t>
      </w:r>
      <w:proofErr w:type="spellStart"/>
      <w:r>
        <w:rPr>
          <w:rFonts w:ascii="Consolas" w:hAnsi="Consolas"/>
          <w:sz w:val="18"/>
        </w:rPr>
        <w:t>PriceOff</w:t>
      </w:r>
      <w:proofErr w:type="spellEnd"/>
      <w:r>
        <w:rPr>
          <w:rFonts w:ascii="Consolas" w:hAnsi="Consolas"/>
          <w:sz w:val="18"/>
        </w:rPr>
        <w:t>": { "type": "number" },</w:t>
      </w:r>
      <w:r>
        <w:rPr>
          <w:rFonts w:ascii="Consolas" w:hAnsi="Consolas"/>
          <w:sz w:val="18"/>
        </w:rPr>
        <w:br/>
      </w:r>
      <w:r>
        <w:rPr>
          <w:rFonts w:ascii="Consolas" w:hAnsi="Consolas"/>
          <w:sz w:val="18"/>
        </w:rPr>
        <w:t xml:space="preserve">          "Actual RLP With </w:t>
      </w:r>
      <w:proofErr w:type="spellStart"/>
      <w:r>
        <w:rPr>
          <w:rFonts w:ascii="Consolas" w:hAnsi="Consolas"/>
          <w:sz w:val="18"/>
        </w:rPr>
        <w:t>PriceOff</w:t>
      </w:r>
      <w:proofErr w:type="spellEnd"/>
      <w:r>
        <w:rPr>
          <w:rFonts w:ascii="Consolas" w:hAnsi="Consolas"/>
          <w:sz w:val="18"/>
        </w:rPr>
        <w:t>": { "type": "number" },</w:t>
      </w:r>
      <w:r>
        <w:rPr>
          <w:rFonts w:ascii="Consolas" w:hAnsi="Consolas"/>
          <w:sz w:val="18"/>
        </w:rPr>
        <w:br/>
      </w:r>
      <w:r>
        <w:rPr>
          <w:rFonts w:ascii="Consolas" w:hAnsi="Consolas"/>
          <w:sz w:val="18"/>
        </w:rPr>
        <w:t xml:space="preserve">          "Actual RLP": { "type": "number" },</w:t>
      </w:r>
      <w:r>
        <w:rPr>
          <w:rFonts w:ascii="Consolas" w:hAnsi="Consolas"/>
          <w:sz w:val="18"/>
        </w:rPr>
        <w:br/>
      </w:r>
      <w:r>
        <w:rPr>
          <w:rFonts w:ascii="Consolas" w:hAnsi="Consolas"/>
          <w:sz w:val="18"/>
        </w:rPr>
        <w:t xml:space="preserve">          "</w:t>
      </w:r>
      <w:proofErr w:type="spellStart"/>
      <w:r>
        <w:rPr>
          <w:rFonts w:ascii="Consolas" w:hAnsi="Consolas"/>
          <w:sz w:val="18"/>
        </w:rPr>
        <w:t>ActualRLPWithoutGST</w:t>
      </w:r>
      <w:proofErr w:type="spellEnd"/>
      <w:r>
        <w:rPr>
          <w:rFonts w:ascii="Consolas" w:hAnsi="Consolas"/>
          <w:sz w:val="18"/>
        </w:rPr>
        <w:t>": { "type": "number" },</w:t>
      </w:r>
      <w:r>
        <w:rPr>
          <w:rFonts w:ascii="Consolas" w:hAnsi="Consolas"/>
          <w:sz w:val="18"/>
        </w:rPr>
        <w:br/>
      </w:r>
      <w:r>
        <w:rPr>
          <w:rFonts w:ascii="Consolas" w:hAnsi="Consolas"/>
          <w:sz w:val="18"/>
        </w:rPr>
        <w:t xml:space="preserve">          "</w:t>
      </w:r>
      <w:proofErr w:type="spellStart"/>
      <w:r>
        <w:rPr>
          <w:rFonts w:ascii="Consolas" w:hAnsi="Consolas"/>
          <w:sz w:val="18"/>
        </w:rPr>
        <w:t>NR_Claim_with_SR</w:t>
      </w:r>
      <w:proofErr w:type="spellEnd"/>
      <w:r>
        <w:rPr>
          <w:rFonts w:ascii="Consolas" w:hAnsi="Consolas"/>
          <w:sz w:val="18"/>
        </w:rPr>
        <w:t>": { "type": ["number", "null"] },</w:t>
      </w:r>
      <w:r>
        <w:rPr>
          <w:rFonts w:ascii="Consolas" w:hAnsi="Consolas"/>
          <w:sz w:val="18"/>
        </w:rPr>
        <w:br/>
      </w:r>
      <w:r>
        <w:rPr>
          <w:rFonts w:ascii="Consolas" w:hAnsi="Consolas"/>
          <w:sz w:val="18"/>
        </w:rPr>
        <w:t xml:space="preserve">          "</w:t>
      </w:r>
      <w:proofErr w:type="spellStart"/>
      <w:r>
        <w:rPr>
          <w:rFonts w:ascii="Consolas" w:hAnsi="Consolas"/>
          <w:sz w:val="18"/>
        </w:rPr>
        <w:t>Price_Off_Claim_With_SR</w:t>
      </w:r>
      <w:proofErr w:type="spellEnd"/>
      <w:r>
        <w:rPr>
          <w:rFonts w:ascii="Consolas" w:hAnsi="Consolas"/>
          <w:sz w:val="18"/>
        </w:rPr>
        <w:t>": { "type": ["number", "null"] },</w:t>
      </w:r>
      <w:r>
        <w:rPr>
          <w:rFonts w:ascii="Consolas" w:hAnsi="Consolas"/>
          <w:sz w:val="18"/>
        </w:rPr>
        <w:br/>
      </w:r>
      <w:r>
        <w:rPr>
          <w:rFonts w:ascii="Consolas" w:hAnsi="Consolas"/>
          <w:sz w:val="18"/>
        </w:rPr>
        <w:t xml:space="preserve">          "</w:t>
      </w:r>
      <w:proofErr w:type="spellStart"/>
      <w:r>
        <w:rPr>
          <w:rFonts w:ascii="Consolas" w:hAnsi="Consolas"/>
          <w:sz w:val="18"/>
        </w:rPr>
        <w:t>Total_Claim_With_SR</w:t>
      </w:r>
      <w:proofErr w:type="spellEnd"/>
      <w:r>
        <w:rPr>
          <w:rFonts w:ascii="Consolas" w:hAnsi="Consolas"/>
          <w:sz w:val="18"/>
        </w:rPr>
        <w:t>": { "type": ["number", "null"] },</w:t>
      </w:r>
      <w:r>
        <w:rPr>
          <w:rFonts w:ascii="Consolas" w:hAnsi="Consolas"/>
          <w:sz w:val="18"/>
        </w:rPr>
        <w:br/>
      </w:r>
      <w:r>
        <w:rPr>
          <w:rFonts w:ascii="Consolas" w:hAnsi="Consolas"/>
          <w:sz w:val="18"/>
        </w:rPr>
        <w:t xml:space="preserve">          "</w:t>
      </w:r>
      <w:proofErr w:type="spellStart"/>
      <w:r>
        <w:rPr>
          <w:rFonts w:ascii="Consolas" w:hAnsi="Consolas"/>
          <w:sz w:val="18"/>
        </w:rPr>
        <w:t>SrNo</w:t>
      </w:r>
      <w:proofErr w:type="spellEnd"/>
      <w:r>
        <w:rPr>
          <w:rFonts w:ascii="Consolas" w:hAnsi="Consolas"/>
          <w:sz w:val="18"/>
        </w:rPr>
        <w:t>": { "type": ["string", "null"] }</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"required": [</w:t>
      </w:r>
      <w:r>
        <w:rPr>
          <w:rFonts w:ascii="Consolas" w:hAnsi="Consolas"/>
          <w:sz w:val="18"/>
        </w:rPr>
        <w:br/>
      </w:r>
      <w:r>
        <w:rPr>
          <w:rFonts w:ascii="Consolas" w:hAnsi="Consolas"/>
          <w:sz w:val="18"/>
        </w:rPr>
        <w:t xml:space="preserve">          "</w:t>
      </w:r>
      <w:proofErr w:type="spellStart"/>
      <w:r>
        <w:rPr>
          <w:rFonts w:ascii="Consolas" w:hAnsi="Consolas"/>
          <w:sz w:val="18"/>
        </w:rPr>
        <w:t>line_id</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DistCode</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DistName</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InvoiceDate</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GeneratedOnDate</w:t>
      </w:r>
      <w:proofErr w:type="spellEnd"/>
      <w:r>
        <w:rPr>
          <w:rFonts w:ascii="Consolas" w:hAnsi="Consolas"/>
          <w:sz w:val="18"/>
        </w:rPr>
        <w:t>",</w:t>
      </w:r>
      <w:r>
        <w:rPr>
          <w:rFonts w:ascii="Consolas" w:hAnsi="Consolas"/>
          <w:sz w:val="18"/>
        </w:rPr>
        <w:br/>
      </w:r>
      <w:r>
        <w:rPr>
          <w:rFonts w:ascii="Consolas" w:hAnsi="Consolas"/>
          <w:sz w:val="18"/>
        </w:rPr>
        <w:t xml:space="preserve">          "Retailer Code",</w:t>
      </w:r>
      <w:r>
        <w:rPr>
          <w:rFonts w:ascii="Consolas" w:hAnsi="Consolas"/>
          <w:sz w:val="18"/>
        </w:rPr>
        <w:br/>
      </w:r>
      <w:r>
        <w:rPr>
          <w:rFonts w:ascii="Consolas" w:hAnsi="Consolas"/>
          <w:sz w:val="18"/>
        </w:rPr>
        <w:t xml:space="preserve">          "Retailer Name",</w:t>
      </w:r>
      <w:r>
        <w:rPr>
          <w:rFonts w:ascii="Consolas" w:hAnsi="Consolas"/>
          <w:sz w:val="18"/>
        </w:rPr>
        <w:br/>
      </w:r>
      <w:r>
        <w:rPr>
          <w:rFonts w:ascii="Consolas" w:hAnsi="Consolas"/>
          <w:sz w:val="18"/>
        </w:rPr>
        <w:t xml:space="preserve">          "</w:t>
      </w:r>
      <w:proofErr w:type="spellStart"/>
      <w:r>
        <w:rPr>
          <w:rFonts w:ascii="Consolas" w:hAnsi="Consolas"/>
          <w:sz w:val="18"/>
        </w:rPr>
        <w:t>MT_Chain_Name</w:t>
      </w:r>
      <w:proofErr w:type="spellEnd"/>
      <w:r>
        <w:rPr>
          <w:rFonts w:ascii="Consolas" w:hAnsi="Consolas"/>
          <w:sz w:val="18"/>
        </w:rPr>
        <w:t>",</w:t>
      </w:r>
      <w:r>
        <w:rPr>
          <w:rFonts w:ascii="Consolas" w:hAnsi="Consolas"/>
          <w:sz w:val="18"/>
        </w:rPr>
        <w:br/>
      </w:r>
      <w:r>
        <w:rPr>
          <w:rFonts w:ascii="Consolas" w:hAnsi="Consolas"/>
          <w:sz w:val="18"/>
        </w:rPr>
        <w:t xml:space="preserve">          "Invoice Number",</w:t>
      </w:r>
      <w:r>
        <w:rPr>
          <w:rFonts w:ascii="Consolas" w:hAnsi="Consolas"/>
          <w:sz w:val="18"/>
        </w:rPr>
        <w:br/>
      </w:r>
      <w:r>
        <w:rPr>
          <w:rFonts w:ascii="Consolas" w:hAnsi="Consolas"/>
          <w:sz w:val="18"/>
        </w:rPr>
        <w:t xml:space="preserve">          "</w:t>
      </w:r>
      <w:proofErr w:type="spellStart"/>
      <w:r>
        <w:rPr>
          <w:rFonts w:ascii="Consolas" w:hAnsi="Consolas"/>
          <w:sz w:val="18"/>
        </w:rPr>
        <w:t>Brand_Billed</w:t>
      </w:r>
      <w:proofErr w:type="spellEnd"/>
      <w:r>
        <w:rPr>
          <w:rFonts w:ascii="Consolas" w:hAnsi="Consolas"/>
          <w:sz w:val="18"/>
        </w:rPr>
        <w:t>",</w:t>
      </w:r>
      <w:r>
        <w:rPr>
          <w:rFonts w:ascii="Consolas" w:hAnsi="Consolas"/>
          <w:sz w:val="18"/>
        </w:rPr>
        <w:br/>
      </w:r>
      <w:r>
        <w:rPr>
          <w:rFonts w:ascii="Consolas" w:hAnsi="Consolas"/>
          <w:sz w:val="18"/>
        </w:rPr>
        <w:t xml:space="preserve">          "ProductName",</w:t>
      </w:r>
      <w:r>
        <w:rPr>
          <w:rFonts w:ascii="Consolas" w:hAnsi="Consolas"/>
          <w:sz w:val="18"/>
        </w:rPr>
        <w:br/>
      </w:r>
      <w:r>
        <w:rPr>
          <w:rFonts w:ascii="Consolas" w:hAnsi="Consolas"/>
          <w:sz w:val="18"/>
        </w:rPr>
        <w:t xml:space="preserve">          "</w:t>
      </w:r>
      <w:proofErr w:type="spellStart"/>
      <w:r>
        <w:rPr>
          <w:rFonts w:ascii="Consolas" w:hAnsi="Consolas"/>
          <w:sz w:val="18"/>
        </w:rPr>
        <w:t>ProductCode</w:t>
      </w:r>
      <w:proofErr w:type="spellEnd"/>
      <w:r>
        <w:rPr>
          <w:rFonts w:ascii="Consolas" w:hAnsi="Consolas"/>
          <w:sz w:val="18"/>
        </w:rPr>
        <w:t>",</w:t>
      </w:r>
      <w:r>
        <w:rPr>
          <w:rFonts w:ascii="Consolas" w:hAnsi="Consolas"/>
          <w:sz w:val="18"/>
        </w:rPr>
        <w:br/>
      </w:r>
      <w:r>
        <w:rPr>
          <w:rFonts w:ascii="Consolas" w:hAnsi="Consolas"/>
          <w:sz w:val="18"/>
        </w:rPr>
        <w:t xml:space="preserve">          "M.R.P.",</w:t>
      </w:r>
      <w:r>
        <w:rPr>
          <w:rFonts w:ascii="Consolas" w:hAnsi="Consolas"/>
          <w:sz w:val="18"/>
        </w:rPr>
        <w:br/>
      </w:r>
      <w:r>
        <w:rPr>
          <w:rFonts w:ascii="Consolas" w:hAnsi="Consolas"/>
          <w:sz w:val="18"/>
        </w:rPr>
        <w:t xml:space="preserve">          "</w:t>
      </w:r>
      <w:proofErr w:type="spellStart"/>
      <w:r>
        <w:rPr>
          <w:rFonts w:ascii="Consolas" w:hAnsi="Consolas"/>
          <w:sz w:val="18"/>
        </w:rPr>
        <w:t>Qty_In_EA</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Return_Qty_In_EA</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BillAmount</w:t>
      </w:r>
      <w:proofErr w:type="spellEnd"/>
      <w:r>
        <w:rPr>
          <w:rFonts w:ascii="Consolas" w:hAnsi="Consolas"/>
          <w:sz w:val="18"/>
        </w:rPr>
        <w:t>",</w:t>
      </w:r>
      <w:r>
        <w:rPr>
          <w:rFonts w:ascii="Consolas" w:hAnsi="Consolas"/>
          <w:sz w:val="18"/>
        </w:rPr>
        <w:br/>
      </w:r>
      <w:r>
        <w:rPr>
          <w:rFonts w:ascii="Consolas" w:hAnsi="Consolas"/>
          <w:sz w:val="18"/>
        </w:rPr>
        <w:t xml:space="preserve">          "CP % Applied",</w:t>
      </w:r>
      <w:r>
        <w:rPr>
          <w:rFonts w:ascii="Consolas" w:hAnsi="Consolas"/>
          <w:sz w:val="18"/>
        </w:rPr>
        <w:br/>
      </w:r>
      <w:r>
        <w:rPr>
          <w:rFonts w:ascii="Consolas" w:hAnsi="Consolas"/>
          <w:sz w:val="18"/>
        </w:rPr>
        <w:t xml:space="preserve">          "CP Value",</w:t>
      </w:r>
      <w:r>
        <w:rPr>
          <w:rFonts w:ascii="Consolas" w:hAnsi="Consolas"/>
          <w:sz w:val="18"/>
        </w:rPr>
        <w:br/>
      </w:r>
      <w:r>
        <w:rPr>
          <w:rFonts w:ascii="Consolas" w:hAnsi="Consolas"/>
          <w:sz w:val="18"/>
        </w:rPr>
        <w:t xml:space="preserve">          "</w:t>
      </w:r>
      <w:proofErr w:type="spellStart"/>
      <w:r>
        <w:rPr>
          <w:rFonts w:ascii="Consolas" w:hAnsi="Consolas"/>
          <w:sz w:val="18"/>
        </w:rPr>
        <w:t>PriceOff</w:t>
      </w:r>
      <w:proofErr w:type="spellEnd"/>
      <w:r>
        <w:rPr>
          <w:rFonts w:ascii="Consolas" w:hAnsi="Consolas"/>
          <w:sz w:val="18"/>
        </w:rPr>
        <w:t>",</w:t>
      </w:r>
      <w:r>
        <w:rPr>
          <w:rFonts w:ascii="Consolas" w:hAnsi="Consolas"/>
          <w:sz w:val="18"/>
        </w:rPr>
        <w:br/>
      </w:r>
      <w:r>
        <w:rPr>
          <w:rFonts w:ascii="Consolas" w:hAnsi="Consolas"/>
          <w:sz w:val="18"/>
        </w:rPr>
        <w:t xml:space="preserve">          "Price off Tax",</w:t>
      </w:r>
      <w:r>
        <w:rPr>
          <w:rFonts w:ascii="Consolas" w:hAnsi="Consolas"/>
          <w:sz w:val="18"/>
        </w:rPr>
        <w:br/>
      </w:r>
      <w:r>
        <w:rPr>
          <w:rFonts w:ascii="Consolas" w:hAnsi="Consolas"/>
          <w:sz w:val="18"/>
        </w:rPr>
        <w:t xml:space="preserve">          "Price off Without GST",</w:t>
      </w:r>
      <w:r>
        <w:rPr>
          <w:rFonts w:ascii="Consolas" w:hAnsi="Consolas"/>
          <w:sz w:val="18"/>
        </w:rPr>
        <w:br/>
      </w:r>
      <w:r>
        <w:rPr>
          <w:rFonts w:ascii="Consolas" w:hAnsi="Consolas"/>
          <w:sz w:val="18"/>
        </w:rPr>
        <w:t xml:space="preserve">          "PD %",</w:t>
      </w:r>
      <w:r>
        <w:rPr>
          <w:rFonts w:ascii="Consolas" w:hAnsi="Consolas"/>
          <w:sz w:val="18"/>
        </w:rPr>
        <w:br/>
      </w:r>
      <w:r>
        <w:rPr>
          <w:rFonts w:ascii="Consolas" w:hAnsi="Consolas"/>
          <w:sz w:val="18"/>
        </w:rPr>
        <w:t xml:space="preserve">          "Scheme Val",</w:t>
      </w:r>
      <w:r>
        <w:rPr>
          <w:rFonts w:ascii="Consolas" w:hAnsi="Consolas"/>
          <w:sz w:val="18"/>
        </w:rPr>
        <w:br/>
      </w:r>
      <w:r>
        <w:rPr>
          <w:rFonts w:ascii="Consolas" w:hAnsi="Consolas"/>
          <w:sz w:val="18"/>
        </w:rPr>
        <w:t xml:space="preserve">          "C.I.P.",</w:t>
      </w:r>
      <w:r>
        <w:rPr>
          <w:rFonts w:ascii="Consolas" w:hAnsi="Consolas"/>
          <w:sz w:val="18"/>
        </w:rPr>
        <w:br/>
      </w:r>
      <w:r>
        <w:rPr>
          <w:rFonts w:ascii="Consolas" w:hAnsi="Consolas"/>
          <w:sz w:val="18"/>
        </w:rPr>
        <w:t xml:space="preserve">          "D.L.P",</w:t>
      </w:r>
      <w:r>
        <w:rPr>
          <w:rFonts w:ascii="Consolas" w:hAnsi="Consolas"/>
          <w:sz w:val="18"/>
        </w:rPr>
        <w:br/>
      </w:r>
      <w:r>
        <w:rPr>
          <w:rFonts w:ascii="Consolas" w:hAnsi="Consolas"/>
          <w:sz w:val="18"/>
        </w:rPr>
        <w:t xml:space="preserve">          "Regular RLP",</w:t>
      </w:r>
      <w:r>
        <w:rPr>
          <w:rFonts w:ascii="Consolas" w:hAnsi="Consolas"/>
          <w:sz w:val="18"/>
        </w:rPr>
        <w:br/>
      </w:r>
      <w:r>
        <w:rPr>
          <w:rFonts w:ascii="Consolas" w:hAnsi="Consolas"/>
          <w:sz w:val="18"/>
        </w:rPr>
        <w:t xml:space="preserve">          "</w:t>
      </w:r>
      <w:proofErr w:type="spellStart"/>
      <w:r>
        <w:rPr>
          <w:rFonts w:ascii="Consolas" w:hAnsi="Consolas"/>
          <w:sz w:val="18"/>
        </w:rPr>
        <w:t>RegularRLPWithoutGST</w:t>
      </w:r>
      <w:proofErr w:type="spellEnd"/>
      <w:r>
        <w:rPr>
          <w:rFonts w:ascii="Consolas" w:hAnsi="Consolas"/>
          <w:sz w:val="18"/>
        </w:rPr>
        <w:t>",</w:t>
      </w:r>
      <w:r>
        <w:rPr>
          <w:rFonts w:ascii="Consolas" w:hAnsi="Consolas"/>
          <w:sz w:val="18"/>
        </w:rPr>
        <w:br/>
      </w:r>
      <w:r>
        <w:rPr>
          <w:rFonts w:ascii="Consolas" w:hAnsi="Consolas"/>
          <w:sz w:val="18"/>
        </w:rPr>
        <w:t xml:space="preserve">          "Actual RLP </w:t>
      </w:r>
      <w:proofErr w:type="spellStart"/>
      <w:r>
        <w:rPr>
          <w:rFonts w:ascii="Consolas" w:hAnsi="Consolas"/>
          <w:sz w:val="18"/>
        </w:rPr>
        <w:t>WithOut</w:t>
      </w:r>
      <w:proofErr w:type="spellEnd"/>
      <w:r>
        <w:rPr>
          <w:rFonts w:ascii="Consolas" w:hAnsi="Consolas"/>
          <w:sz w:val="18"/>
        </w:rPr>
        <w:t xml:space="preserve"> </w:t>
      </w:r>
      <w:proofErr w:type="spellStart"/>
      <w:r>
        <w:rPr>
          <w:rFonts w:ascii="Consolas" w:hAnsi="Consolas"/>
          <w:sz w:val="18"/>
        </w:rPr>
        <w:t>PriceOff</w:t>
      </w:r>
      <w:proofErr w:type="spellEnd"/>
      <w:r>
        <w:rPr>
          <w:rFonts w:ascii="Consolas" w:hAnsi="Consolas"/>
          <w:sz w:val="18"/>
        </w:rPr>
        <w:t>",</w:t>
      </w:r>
      <w:r>
        <w:rPr>
          <w:rFonts w:ascii="Consolas" w:hAnsi="Consolas"/>
          <w:sz w:val="18"/>
        </w:rPr>
        <w:br/>
      </w:r>
      <w:r>
        <w:rPr>
          <w:rFonts w:ascii="Consolas" w:hAnsi="Consolas"/>
          <w:sz w:val="18"/>
        </w:rPr>
        <w:t xml:space="preserve">          "Actual RLP With </w:t>
      </w:r>
      <w:proofErr w:type="spellStart"/>
      <w:r>
        <w:rPr>
          <w:rFonts w:ascii="Consolas" w:hAnsi="Consolas"/>
          <w:sz w:val="18"/>
        </w:rPr>
        <w:t>PriceOff</w:t>
      </w:r>
      <w:proofErr w:type="spellEnd"/>
      <w:r>
        <w:rPr>
          <w:rFonts w:ascii="Consolas" w:hAnsi="Consolas"/>
          <w:sz w:val="18"/>
        </w:rPr>
        <w:t>",</w:t>
      </w:r>
      <w:r>
        <w:rPr>
          <w:rFonts w:ascii="Consolas" w:hAnsi="Consolas"/>
          <w:sz w:val="18"/>
        </w:rPr>
        <w:br/>
      </w:r>
      <w:r>
        <w:rPr>
          <w:rFonts w:ascii="Consolas" w:hAnsi="Consolas"/>
          <w:sz w:val="18"/>
        </w:rPr>
        <w:t xml:space="preserve">          "Actual RLP",</w:t>
      </w:r>
      <w:r>
        <w:rPr>
          <w:rFonts w:ascii="Consolas" w:hAnsi="Consolas"/>
          <w:sz w:val="18"/>
        </w:rPr>
        <w:br/>
      </w:r>
      <w:r>
        <w:rPr>
          <w:rFonts w:ascii="Consolas" w:hAnsi="Consolas"/>
          <w:sz w:val="18"/>
        </w:rPr>
        <w:t xml:space="preserve">          "</w:t>
      </w:r>
      <w:proofErr w:type="spellStart"/>
      <w:r>
        <w:rPr>
          <w:rFonts w:ascii="Consolas" w:hAnsi="Consolas"/>
          <w:sz w:val="18"/>
        </w:rPr>
        <w:t>ActualRLPWithoutGST</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NR_Claim_with_SR</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Price_Off_Claim_With_SR</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Total_Claim_With_SR</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SrNo</w:t>
      </w:r>
      <w:proofErr w:type="spellEnd"/>
      <w:r>
        <w:rPr>
          <w:rFonts w:ascii="Consolas" w:hAnsi="Consolas"/>
          <w:sz w:val="18"/>
        </w:rPr>
        <w:t>"</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"required": [</w:t>
      </w:r>
      <w:r>
        <w:rPr>
          <w:rFonts w:ascii="Consolas" w:hAnsi="Consolas"/>
          <w:sz w:val="18"/>
        </w:rPr>
        <w:br/>
      </w:r>
      <w:r>
        <w:rPr>
          <w:rFonts w:ascii="Consolas" w:hAnsi="Consolas"/>
          <w:sz w:val="18"/>
        </w:rPr>
        <w:t xml:space="preserve">    "</w:t>
      </w:r>
      <w:proofErr w:type="spellStart"/>
      <w:r>
        <w:rPr>
          <w:rFonts w:ascii="Consolas" w:hAnsi="Consolas"/>
          <w:sz w:val="18"/>
        </w:rPr>
        <w:t>lsp_claimid</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lsp_claim</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lsp_distcode</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lsp_distributor</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lsp_distributor_formatted</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lsp_periodicclosure</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lsp_fy</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lsp_scheme</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lsp_fromdate</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lsp_todate</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lsp_totalbillamount</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lsp_totalbilledqty</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lsp_totalclaim</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lsp_totalclaimwithsr</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lsp_totalnrclaimwithsr</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lsp_totalpoclaimwithsr</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lsp_status</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lsp_chains</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lsp_lineitems</w:t>
      </w:r>
      <w:proofErr w:type="spellEnd"/>
      <w:r>
        <w:rPr>
          <w:rFonts w:ascii="Consolas" w:hAnsi="Consolas"/>
          <w:sz w:val="18"/>
        </w:rPr>
        <w:t>"</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w:t>
      </w:r>
    </w:p>
    <w:p w:rsidR="001A496D" w:rsidRDefault="00000000" w14:paraId="4E14178B" w14:textId="77777777">
      <w:r>
        <w:t xml:space="preserve">Header </w:t>
      </w:r>
      <w:proofErr w:type="spellStart"/>
      <w:r>
        <w:t>numerics</w:t>
      </w:r>
      <w:proofErr w:type="spellEnd"/>
      <w:r>
        <w:t xml:space="preserve"> stay strings, matching the current payload. Line-item </w:t>
      </w:r>
      <w:proofErr w:type="spellStart"/>
      <w:r>
        <w:t>numerics</w:t>
      </w:r>
      <w:proofErr w:type="spellEnd"/>
      <w:r>
        <w:t xml:space="preserve"> are JSON numbers, matching the inbound feed the DMS side already parses.</w:t>
      </w:r>
    </w:p>
    <w:p w:rsidR="001A496D" w:rsidRDefault="00000000" w14:paraId="73D80E94" w14:textId="77777777">
      <w:pPr>
        <w:spacing w:before="200" w:after="80"/>
      </w:pPr>
      <w:r>
        <w:rPr>
          <w:b/>
          <w:color w:val="1F3A5F"/>
          <w:sz w:val="28"/>
        </w:rPr>
        <w:t>7. Status sync API (new)</w:t>
      </w:r>
    </w:p>
    <w:p w:rsidR="001A496D" w:rsidRDefault="00000000" w14:paraId="42B430DD" w14:textId="6A1A849B">
      <w:r>
        <w:rPr>
          <w:rFonts w:ascii="Consolas" w:hAnsi="Consolas"/>
          <w:sz w:val="18"/>
        </w:rPr>
        <w:t>POST https://apps.wcclg.com/dealers/api/v1/updateLspClaimStatus.php</w:t>
      </w:r>
      <w:r>
        <w:t xml:space="preserve">, header </w:t>
      </w:r>
      <w:r>
        <w:rPr>
          <w:rFonts w:ascii="Consolas" w:hAnsi="Consolas"/>
          <w:sz w:val="18"/>
        </w:rPr>
        <w:t>token</w:t>
      </w:r>
      <w:r>
        <w:t xml:space="preserve">, </w:t>
      </w:r>
      <w:r>
        <w:rPr>
          <w:rFonts w:ascii="Consolas" w:hAnsi="Consolas"/>
          <w:sz w:val="18"/>
        </w:rPr>
        <w:t>Content-Type: application/</w:t>
      </w:r>
      <w:proofErr w:type="spellStart"/>
      <w:r>
        <w:rPr>
          <w:rFonts w:ascii="Consolas" w:hAnsi="Consolas"/>
          <w:sz w:val="18"/>
        </w:rPr>
        <w:t>json</w:t>
      </w:r>
      <w:proofErr w:type="spellEnd"/>
      <w:r>
        <w:t>.</w:t>
      </w:r>
    </w:p>
    <w:tbl>
      <w:tblPr>
        <w:tblStyle w:val="LightGrid-Accent1"/>
        <w:tblW w:w="5000" w:type="pct"/>
        <w:tblBorders>
          <w:top w:val="single" w:color="7F9DC7" w:sz="6" w:space="0"/>
          <w:left w:val="single" w:color="7F9DC7" w:sz="6" w:space="0"/>
          <w:bottom w:val="single" w:color="7F9DC7" w:sz="6" w:space="0"/>
          <w:right w:val="single" w:color="7F9DC7" w:sz="6" w:space="0"/>
          <w:insideH w:val="single" w:color="B4C6E7" w:sz="6" w:space="0"/>
          <w:insideV w:val="single" w:color="B4C6E7" w:sz="6" w:space="0"/>
        </w:tblBorders>
        <w:tblCellMar>
          <w:top w:w="36" w:type="dxa"/>
          <w:left w:w="72" w:type="dxa"/>
          <w:bottom w:w="36" w:type="dxa"/>
          <w:right w:w="72" w:type="dxa"/>
        </w:tblCellMar>
        <w:tblLook w:val="04A0" w:firstRow="1" w:lastRow="0" w:firstColumn="1" w:lastColumn="0" w:noHBand="0" w:noVBand="1"/>
      </w:tblPr>
      <w:tblGrid>
        <w:gridCol w:w="2664"/>
        <w:gridCol w:w="2664"/>
        <w:gridCol w:w="2664"/>
        <w:gridCol w:w="2664"/>
      </w:tblGrid>
      <w:tr w:rsidR="001A496D" w:rsidTr="001A496D" w14:paraId="0CDC67EC"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28" w:type="dxa"/>
            <w:shd w:val="clear" w:color="auto" w:fill="D9E2F3"/>
            <w:vAlign w:val="center"/>
          </w:tcPr>
          <w:p w:rsidR="001A496D" w:rsidRDefault="00000000" w14:paraId="15C353BF" w14:textId="77777777">
            <w:pPr>
              <w:spacing w:after="0"/>
            </w:pPr>
            <w:r>
              <w:rPr>
                <w:sz w:val="20"/>
              </w:rPr>
              <w:t>Key</w:t>
            </w:r>
          </w:p>
        </w:tc>
        <w:tc>
          <w:tcPr>
            <w:tcW w:w="2628" w:type="dxa"/>
            <w:shd w:val="clear" w:color="auto" w:fill="D9E2F3"/>
            <w:vAlign w:val="center"/>
          </w:tcPr>
          <w:p w:rsidR="001A496D" w:rsidRDefault="00000000" w14:paraId="0170887A" w14:textId="77777777">
            <w:pPr>
              <w:spacing w:after="0"/>
              <w:cnfStyle w:val="100000000000" w:firstRow="1" w:lastRow="0" w:firstColumn="0" w:lastColumn="0" w:oddVBand="0" w:evenVBand="0" w:oddHBand="0" w:evenHBand="0" w:firstRowFirstColumn="0" w:firstRowLastColumn="0" w:lastRowFirstColumn="0" w:lastRowLastColumn="0"/>
            </w:pPr>
            <w:r>
              <w:rPr>
                <w:sz w:val="20"/>
              </w:rPr>
              <w:t>JSON type</w:t>
            </w:r>
          </w:p>
        </w:tc>
        <w:tc>
          <w:tcPr>
            <w:tcW w:w="2628" w:type="dxa"/>
            <w:shd w:val="clear" w:color="auto" w:fill="D9E2F3"/>
            <w:vAlign w:val="center"/>
          </w:tcPr>
          <w:p w:rsidR="001A496D" w:rsidRDefault="00000000" w14:paraId="55306BBD" w14:textId="77777777">
            <w:pPr>
              <w:spacing w:after="0"/>
              <w:cnfStyle w:val="100000000000" w:firstRow="1" w:lastRow="0" w:firstColumn="0" w:lastColumn="0" w:oddVBand="0" w:evenVBand="0" w:oddHBand="0" w:evenHBand="0" w:firstRowFirstColumn="0" w:firstRowLastColumn="0" w:lastRowFirstColumn="0" w:lastRowLastColumn="0"/>
            </w:pPr>
            <w:r>
              <w:rPr>
                <w:sz w:val="20"/>
              </w:rPr>
              <w:t>Suggested SQL type</w:t>
            </w:r>
          </w:p>
        </w:tc>
        <w:tc>
          <w:tcPr>
            <w:tcW w:w="2628" w:type="dxa"/>
            <w:shd w:val="clear" w:color="auto" w:fill="D9E2F3"/>
            <w:vAlign w:val="center"/>
          </w:tcPr>
          <w:p w:rsidR="001A496D" w:rsidRDefault="00000000" w14:paraId="3DA20D13" w14:textId="77777777">
            <w:pPr>
              <w:spacing w:after="0"/>
              <w:cnfStyle w:val="100000000000" w:firstRow="1" w:lastRow="0" w:firstColumn="0" w:lastColumn="0" w:oddVBand="0" w:evenVBand="0" w:oddHBand="0" w:evenHBand="0" w:firstRowFirstColumn="0" w:firstRowLastColumn="0" w:lastRowFirstColumn="0" w:lastRowLastColumn="0"/>
            </w:pPr>
            <w:r>
              <w:rPr>
                <w:sz w:val="20"/>
              </w:rPr>
              <w:t>Notes</w:t>
            </w:r>
          </w:p>
        </w:tc>
      </w:tr>
      <w:tr w:rsidR="001A496D" w:rsidTr="001A496D" w14:paraId="0DDCBB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A496D" w:rsidRDefault="00000000" w14:paraId="7E8B904A" w14:textId="77777777">
            <w:pPr>
              <w:spacing w:after="0"/>
            </w:pPr>
            <w:proofErr w:type="spellStart"/>
            <w:r>
              <w:rPr>
                <w:rFonts w:ascii="Consolas" w:hAnsi="Consolas"/>
                <w:sz w:val="19"/>
              </w:rPr>
              <w:t>lsp_claimid</w:t>
            </w:r>
            <w:proofErr w:type="spellEnd"/>
          </w:p>
        </w:tc>
        <w:tc>
          <w:tcPr>
            <w:tcW w:w="2628" w:type="dxa"/>
          </w:tcPr>
          <w:p w:rsidR="001A496D" w:rsidRDefault="00000000" w14:paraId="4B2B52A1"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 (GUID)</w:t>
            </w:r>
          </w:p>
        </w:tc>
        <w:tc>
          <w:tcPr>
            <w:tcW w:w="2628" w:type="dxa"/>
          </w:tcPr>
          <w:p w:rsidR="001A496D" w:rsidRDefault="00000000" w14:paraId="580DCC1E"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CHAR(</w:t>
            </w:r>
            <w:proofErr w:type="gramEnd"/>
            <w:r>
              <w:rPr>
                <w:rFonts w:ascii="Consolas" w:hAnsi="Consolas"/>
                <w:sz w:val="19"/>
              </w:rPr>
              <w:t>36)</w:t>
            </w:r>
          </w:p>
        </w:tc>
        <w:tc>
          <w:tcPr>
            <w:tcW w:w="2628" w:type="dxa"/>
          </w:tcPr>
          <w:p w:rsidR="001A496D" w:rsidRDefault="00000000" w14:paraId="245C8EBD" w14:textId="77777777">
            <w:pPr>
              <w:spacing w:after="0"/>
              <w:cnfStyle w:val="000000100000" w:firstRow="0" w:lastRow="0" w:firstColumn="0" w:lastColumn="0" w:oddVBand="0" w:evenVBand="0" w:oddHBand="1" w:evenHBand="0" w:firstRowFirstColumn="0" w:firstRowLastColumn="0" w:lastRowFirstColumn="0" w:lastRowLastColumn="0"/>
            </w:pPr>
            <w:r>
              <w:rPr>
                <w:sz w:val="19"/>
              </w:rPr>
              <w:t>match key</w:t>
            </w:r>
          </w:p>
        </w:tc>
      </w:tr>
      <w:tr w:rsidR="001A496D" w:rsidTr="001A496D" w14:paraId="6F05744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A496D" w:rsidRDefault="00000000" w14:paraId="68104654" w14:textId="77777777">
            <w:pPr>
              <w:spacing w:after="0"/>
            </w:pPr>
            <w:proofErr w:type="spellStart"/>
            <w:r>
              <w:rPr>
                <w:rFonts w:ascii="Consolas" w:hAnsi="Consolas"/>
                <w:sz w:val="19"/>
              </w:rPr>
              <w:t>lsp_claim</w:t>
            </w:r>
            <w:proofErr w:type="spellEnd"/>
          </w:p>
        </w:tc>
        <w:tc>
          <w:tcPr>
            <w:tcW w:w="2628" w:type="dxa"/>
          </w:tcPr>
          <w:p w:rsidR="001A496D" w:rsidRDefault="00000000" w14:paraId="5366E1A7"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w:t>
            </w:r>
          </w:p>
        </w:tc>
        <w:tc>
          <w:tcPr>
            <w:tcW w:w="2628" w:type="dxa"/>
          </w:tcPr>
          <w:p w:rsidR="001A496D" w:rsidRDefault="00000000" w14:paraId="2CEB950B"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VARCHAR(</w:t>
            </w:r>
            <w:proofErr w:type="gramEnd"/>
            <w:r>
              <w:rPr>
                <w:rFonts w:ascii="Consolas" w:hAnsi="Consolas"/>
                <w:sz w:val="19"/>
              </w:rPr>
              <w:t>50)</w:t>
            </w:r>
          </w:p>
        </w:tc>
        <w:tc>
          <w:tcPr>
            <w:tcW w:w="2628" w:type="dxa"/>
          </w:tcPr>
          <w:p w:rsidR="001A496D" w:rsidRDefault="00000000" w14:paraId="64C18483" w14:textId="77777777">
            <w:pPr>
              <w:spacing w:after="0"/>
              <w:cnfStyle w:val="000000010000" w:firstRow="0" w:lastRow="0" w:firstColumn="0" w:lastColumn="0" w:oddVBand="0" w:evenVBand="0" w:oddHBand="0" w:evenHBand="1" w:firstRowFirstColumn="0" w:firstRowLastColumn="0" w:lastRowFirstColumn="0" w:lastRowLastColumn="0"/>
            </w:pPr>
            <w:r>
              <w:rPr>
                <w:sz w:val="19"/>
              </w:rPr>
              <w:t>claim number</w:t>
            </w:r>
          </w:p>
        </w:tc>
      </w:tr>
      <w:tr w:rsidR="001A496D" w:rsidTr="001A496D" w14:paraId="334032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A496D" w:rsidRDefault="00000000" w14:paraId="3F4B783A" w14:textId="77777777">
            <w:pPr>
              <w:spacing w:after="0"/>
            </w:pPr>
            <w:proofErr w:type="spellStart"/>
            <w:r>
              <w:rPr>
                <w:rFonts w:ascii="Consolas" w:hAnsi="Consolas"/>
                <w:sz w:val="19"/>
              </w:rPr>
              <w:t>lsp_distcode</w:t>
            </w:r>
            <w:proofErr w:type="spellEnd"/>
          </w:p>
        </w:tc>
        <w:tc>
          <w:tcPr>
            <w:tcW w:w="2628" w:type="dxa"/>
          </w:tcPr>
          <w:p w:rsidR="001A496D" w:rsidRDefault="00000000" w14:paraId="4D502335"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w:t>
            </w:r>
          </w:p>
        </w:tc>
        <w:tc>
          <w:tcPr>
            <w:tcW w:w="2628" w:type="dxa"/>
          </w:tcPr>
          <w:p w:rsidR="001A496D" w:rsidRDefault="00000000" w14:paraId="166395CD"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VARCHAR(</w:t>
            </w:r>
            <w:proofErr w:type="gramEnd"/>
            <w:r>
              <w:rPr>
                <w:rFonts w:ascii="Consolas" w:hAnsi="Consolas"/>
                <w:sz w:val="19"/>
              </w:rPr>
              <w:t>20)</w:t>
            </w:r>
          </w:p>
        </w:tc>
        <w:tc>
          <w:tcPr>
            <w:tcW w:w="2628" w:type="dxa"/>
          </w:tcPr>
          <w:p w:rsidR="001A496D" w:rsidRDefault="001A496D" w14:paraId="0576A262" w14:textId="77777777">
            <w:pPr>
              <w:spacing w:after="0"/>
              <w:cnfStyle w:val="000000100000" w:firstRow="0" w:lastRow="0" w:firstColumn="0" w:lastColumn="0" w:oddVBand="0" w:evenVBand="0" w:oddHBand="1" w:evenHBand="0" w:firstRowFirstColumn="0" w:firstRowLastColumn="0" w:lastRowFirstColumn="0" w:lastRowLastColumn="0"/>
            </w:pPr>
          </w:p>
        </w:tc>
      </w:tr>
      <w:tr w:rsidR="001A496D" w:rsidTr="001A496D" w14:paraId="6659E82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A496D" w:rsidRDefault="00000000" w14:paraId="40EFEB66" w14:textId="77777777">
            <w:pPr>
              <w:spacing w:after="0"/>
            </w:pPr>
            <w:r>
              <w:rPr>
                <w:rFonts w:ascii="Consolas" w:hAnsi="Consolas"/>
                <w:sz w:val="19"/>
              </w:rPr>
              <w:t>event</w:t>
            </w:r>
          </w:p>
        </w:tc>
        <w:tc>
          <w:tcPr>
            <w:tcW w:w="2628" w:type="dxa"/>
          </w:tcPr>
          <w:p w:rsidR="001A496D" w:rsidRDefault="00000000" w14:paraId="4F266E56"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w:t>
            </w:r>
          </w:p>
        </w:tc>
        <w:tc>
          <w:tcPr>
            <w:tcW w:w="2628" w:type="dxa"/>
          </w:tcPr>
          <w:p w:rsidR="001A496D" w:rsidRDefault="00000000" w14:paraId="1063C19F"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VARCHAR(</w:t>
            </w:r>
            <w:proofErr w:type="gramEnd"/>
            <w:r>
              <w:rPr>
                <w:rFonts w:ascii="Consolas" w:hAnsi="Consolas"/>
                <w:sz w:val="19"/>
              </w:rPr>
              <w:t>30)</w:t>
            </w:r>
          </w:p>
        </w:tc>
        <w:tc>
          <w:tcPr>
            <w:tcW w:w="2628" w:type="dxa"/>
          </w:tcPr>
          <w:p w:rsidR="001A496D" w:rsidRDefault="00000000" w14:paraId="5E07A536" w14:textId="77777777">
            <w:pPr>
              <w:spacing w:after="0"/>
              <w:cnfStyle w:val="000000010000" w:firstRow="0" w:lastRow="0" w:firstColumn="0" w:lastColumn="0" w:oddVBand="0" w:evenVBand="0" w:oddHBand="0" w:evenHBand="1" w:firstRowFirstColumn="0" w:firstRowLastColumn="0" w:lastRowFirstColumn="0" w:lastRowLastColumn="0"/>
            </w:pPr>
            <w:r>
              <w:rPr>
                <w:rFonts w:ascii="Consolas" w:hAnsi="Consolas"/>
                <w:sz w:val="19"/>
              </w:rPr>
              <w:t>POSTED</w:t>
            </w:r>
          </w:p>
        </w:tc>
      </w:tr>
      <w:tr w:rsidR="001A496D" w:rsidTr="001A496D" w14:paraId="3FC264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A496D" w:rsidRDefault="00000000" w14:paraId="222BEA59" w14:textId="77777777">
            <w:pPr>
              <w:spacing w:after="0"/>
            </w:pPr>
            <w:proofErr w:type="spellStart"/>
            <w:r>
              <w:rPr>
                <w:rFonts w:ascii="Consolas" w:hAnsi="Consolas"/>
                <w:sz w:val="19"/>
              </w:rPr>
              <w:t>lsp_statuscode</w:t>
            </w:r>
            <w:proofErr w:type="spellEnd"/>
          </w:p>
        </w:tc>
        <w:tc>
          <w:tcPr>
            <w:tcW w:w="2628" w:type="dxa"/>
          </w:tcPr>
          <w:p w:rsidR="001A496D" w:rsidRDefault="00000000" w14:paraId="09CA2B6E" w14:textId="77777777">
            <w:pPr>
              <w:spacing w:after="0"/>
              <w:cnfStyle w:val="000000100000" w:firstRow="0" w:lastRow="0" w:firstColumn="0" w:lastColumn="0" w:oddVBand="0" w:evenVBand="0" w:oddHBand="1" w:evenHBand="0" w:firstRowFirstColumn="0" w:firstRowLastColumn="0" w:lastRowFirstColumn="0" w:lastRowLastColumn="0"/>
            </w:pPr>
            <w:r>
              <w:rPr>
                <w:sz w:val="19"/>
              </w:rPr>
              <w:t>number (integer)</w:t>
            </w:r>
          </w:p>
        </w:tc>
        <w:tc>
          <w:tcPr>
            <w:tcW w:w="2628" w:type="dxa"/>
          </w:tcPr>
          <w:p w:rsidR="001A496D" w:rsidRDefault="00000000" w14:paraId="2BF0DF4C" w14:textId="77777777">
            <w:pPr>
              <w:spacing w:after="0"/>
              <w:cnfStyle w:val="000000100000" w:firstRow="0" w:lastRow="0" w:firstColumn="0" w:lastColumn="0" w:oddVBand="0" w:evenVBand="0" w:oddHBand="1" w:evenHBand="0" w:firstRowFirstColumn="0" w:firstRowLastColumn="0" w:lastRowFirstColumn="0" w:lastRowLastColumn="0"/>
            </w:pPr>
            <w:r>
              <w:rPr>
                <w:rFonts w:ascii="Consolas" w:hAnsi="Consolas"/>
                <w:sz w:val="19"/>
              </w:rPr>
              <w:t>INT</w:t>
            </w:r>
          </w:p>
        </w:tc>
        <w:tc>
          <w:tcPr>
            <w:tcW w:w="2628" w:type="dxa"/>
          </w:tcPr>
          <w:p w:rsidR="001A496D" w:rsidRDefault="00000000" w14:paraId="52B33343" w14:textId="77777777">
            <w:pPr>
              <w:spacing w:after="0"/>
              <w:cnfStyle w:val="000000100000" w:firstRow="0" w:lastRow="0" w:firstColumn="0" w:lastColumn="0" w:oddVBand="0" w:evenVBand="0" w:oddHBand="1" w:evenHBand="0" w:firstRowFirstColumn="0" w:firstRowLastColumn="0" w:lastRowFirstColumn="0" w:lastRowLastColumn="0"/>
            </w:pPr>
            <w:r>
              <w:rPr>
                <w:sz w:val="19"/>
              </w:rPr>
              <w:t xml:space="preserve">Dataverse </w:t>
            </w:r>
            <w:proofErr w:type="spellStart"/>
            <w:r>
              <w:rPr>
                <w:rFonts w:ascii="Consolas" w:hAnsi="Consolas"/>
                <w:sz w:val="19"/>
              </w:rPr>
              <w:t>lsp_claimstatus</w:t>
            </w:r>
            <w:proofErr w:type="spellEnd"/>
            <w:r>
              <w:rPr>
                <w:sz w:val="19"/>
              </w:rPr>
              <w:t xml:space="preserve"> value</w:t>
            </w:r>
          </w:p>
        </w:tc>
      </w:tr>
      <w:tr w:rsidR="001A496D" w:rsidTr="001A496D" w14:paraId="652CA84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A496D" w:rsidRDefault="00000000" w14:paraId="1F8B416A" w14:textId="77777777">
            <w:pPr>
              <w:spacing w:after="0"/>
            </w:pPr>
            <w:proofErr w:type="spellStart"/>
            <w:r>
              <w:rPr>
                <w:rFonts w:ascii="Consolas" w:hAnsi="Consolas"/>
                <w:sz w:val="19"/>
              </w:rPr>
              <w:t>lsp_statustext</w:t>
            </w:r>
            <w:proofErr w:type="spellEnd"/>
          </w:p>
        </w:tc>
        <w:tc>
          <w:tcPr>
            <w:tcW w:w="2628" w:type="dxa"/>
          </w:tcPr>
          <w:p w:rsidR="001A496D" w:rsidRDefault="00000000" w14:paraId="3C593229"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w:t>
            </w:r>
          </w:p>
        </w:tc>
        <w:tc>
          <w:tcPr>
            <w:tcW w:w="2628" w:type="dxa"/>
          </w:tcPr>
          <w:p w:rsidR="001A496D" w:rsidRDefault="00000000" w14:paraId="44E620A4"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VARCHAR(</w:t>
            </w:r>
            <w:proofErr w:type="gramEnd"/>
            <w:r>
              <w:rPr>
                <w:rFonts w:ascii="Consolas" w:hAnsi="Consolas"/>
                <w:sz w:val="19"/>
              </w:rPr>
              <w:t>100)</w:t>
            </w:r>
          </w:p>
        </w:tc>
        <w:tc>
          <w:tcPr>
            <w:tcW w:w="2628" w:type="dxa"/>
          </w:tcPr>
          <w:p w:rsidR="001A496D" w:rsidRDefault="00000000" w14:paraId="4B7F13EF" w14:textId="77777777">
            <w:pPr>
              <w:spacing w:after="0"/>
              <w:cnfStyle w:val="000000010000" w:firstRow="0" w:lastRow="0" w:firstColumn="0" w:lastColumn="0" w:oddVBand="0" w:evenVBand="0" w:oddHBand="0" w:evenHBand="1" w:firstRowFirstColumn="0" w:firstRowLastColumn="0" w:lastRowFirstColumn="0" w:lastRowLastColumn="0"/>
            </w:pPr>
            <w:r>
              <w:rPr>
                <w:sz w:val="19"/>
              </w:rPr>
              <w:t>label</w:t>
            </w:r>
          </w:p>
        </w:tc>
      </w:tr>
      <w:tr w:rsidR="001A496D" w:rsidTr="001A496D" w14:paraId="450CFF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A496D" w:rsidRDefault="00000000" w14:paraId="7D41115F" w14:textId="77777777">
            <w:pPr>
              <w:spacing w:after="0"/>
            </w:pPr>
            <w:proofErr w:type="spellStart"/>
            <w:r>
              <w:rPr>
                <w:rFonts w:ascii="Consolas" w:hAnsi="Consolas"/>
                <w:sz w:val="19"/>
              </w:rPr>
              <w:t>lsp_eventdate</w:t>
            </w:r>
            <w:proofErr w:type="spellEnd"/>
          </w:p>
        </w:tc>
        <w:tc>
          <w:tcPr>
            <w:tcW w:w="2628" w:type="dxa"/>
          </w:tcPr>
          <w:p w:rsidR="001A496D" w:rsidRDefault="00000000" w14:paraId="44445855"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 (ISO 8601)</w:t>
            </w:r>
          </w:p>
        </w:tc>
        <w:tc>
          <w:tcPr>
            <w:tcW w:w="2628" w:type="dxa"/>
          </w:tcPr>
          <w:p w:rsidR="001A496D" w:rsidRDefault="00000000" w14:paraId="0CFD813C" w14:textId="77777777">
            <w:pPr>
              <w:spacing w:after="0"/>
              <w:cnfStyle w:val="000000100000" w:firstRow="0" w:lastRow="0" w:firstColumn="0" w:lastColumn="0" w:oddVBand="0" w:evenVBand="0" w:oddHBand="1" w:evenHBand="0" w:firstRowFirstColumn="0" w:firstRowLastColumn="0" w:lastRowFirstColumn="0" w:lastRowLastColumn="0"/>
            </w:pPr>
            <w:r>
              <w:rPr>
                <w:rFonts w:ascii="Consolas" w:hAnsi="Consolas"/>
                <w:sz w:val="19"/>
              </w:rPr>
              <w:t>DATETIME</w:t>
            </w:r>
          </w:p>
        </w:tc>
        <w:tc>
          <w:tcPr>
            <w:tcW w:w="2628" w:type="dxa"/>
          </w:tcPr>
          <w:p w:rsidR="001A496D" w:rsidRDefault="00000000" w14:paraId="745391CB" w14:textId="77777777">
            <w:pPr>
              <w:spacing w:after="0"/>
              <w:cnfStyle w:val="000000100000" w:firstRow="0" w:lastRow="0" w:firstColumn="0" w:lastColumn="0" w:oddVBand="0" w:evenVBand="0" w:oddHBand="1" w:evenHBand="0" w:firstRowFirstColumn="0" w:firstRowLastColumn="0" w:lastRowFirstColumn="0" w:lastRowLastColumn="0"/>
            </w:pPr>
            <w:r>
              <w:rPr>
                <w:sz w:val="19"/>
              </w:rPr>
              <w:t>when the event occurred</w:t>
            </w:r>
          </w:p>
        </w:tc>
      </w:tr>
      <w:tr w:rsidR="001A496D" w:rsidTr="001A496D" w14:paraId="3D62EBB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A496D" w:rsidRDefault="00000000" w14:paraId="1EA060C6" w14:textId="77777777">
            <w:pPr>
              <w:spacing w:after="0"/>
            </w:pPr>
            <w:proofErr w:type="spellStart"/>
            <w:r>
              <w:rPr>
                <w:rFonts w:ascii="Consolas" w:hAnsi="Consolas"/>
                <w:sz w:val="19"/>
              </w:rPr>
              <w:t>lsp_nrdocumentnumber</w:t>
            </w:r>
            <w:proofErr w:type="spellEnd"/>
          </w:p>
        </w:tc>
        <w:tc>
          <w:tcPr>
            <w:tcW w:w="2628" w:type="dxa"/>
          </w:tcPr>
          <w:p w:rsidR="001A496D" w:rsidRDefault="00000000" w14:paraId="09AD4C5F"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 \</w:t>
            </w:r>
          </w:p>
        </w:tc>
        <w:tc>
          <w:tcPr>
            <w:tcW w:w="2628" w:type="dxa"/>
          </w:tcPr>
          <w:p w:rsidR="001A496D" w:rsidRDefault="00000000" w14:paraId="58579414" w14:textId="77777777">
            <w:pPr>
              <w:spacing w:after="0"/>
              <w:cnfStyle w:val="000000010000" w:firstRow="0" w:lastRow="0" w:firstColumn="0" w:lastColumn="0" w:oddVBand="0" w:evenVBand="0" w:oddHBand="0" w:evenHBand="1" w:firstRowFirstColumn="0" w:firstRowLastColumn="0" w:lastRowFirstColumn="0" w:lastRowLastColumn="0"/>
            </w:pPr>
            <w:r>
              <w:rPr>
                <w:sz w:val="19"/>
              </w:rPr>
              <w:t>null</w:t>
            </w:r>
          </w:p>
        </w:tc>
        <w:tc>
          <w:tcPr>
            <w:tcW w:w="2628" w:type="dxa"/>
          </w:tcPr>
          <w:p w:rsidR="001A496D" w:rsidRDefault="00000000" w14:paraId="32D8AC9E" w14:textId="77777777">
            <w:pPr>
              <w:spacing w:after="0"/>
              <w:cnfStyle w:val="000000010000" w:firstRow="0" w:lastRow="0" w:firstColumn="0" w:lastColumn="0" w:oddVBand="0" w:evenVBand="0" w:oddHBand="0" w:evenHBand="1" w:firstRowFirstColumn="0" w:firstRowLastColumn="0" w:lastRowFirstColumn="0" w:lastRowLastColumn="0"/>
            </w:pPr>
            <w:proofErr w:type="gramStart"/>
            <w:r>
              <w:rPr>
                <w:rFonts w:ascii="Consolas" w:hAnsi="Consolas"/>
                <w:sz w:val="19"/>
              </w:rPr>
              <w:t>VARCHAR(</w:t>
            </w:r>
            <w:proofErr w:type="gramEnd"/>
            <w:r>
              <w:rPr>
                <w:rFonts w:ascii="Consolas" w:hAnsi="Consolas"/>
                <w:sz w:val="19"/>
              </w:rPr>
              <w:t>30)</w:t>
            </w:r>
          </w:p>
        </w:tc>
      </w:tr>
      <w:tr w:rsidR="001A496D" w:rsidTr="001A496D" w14:paraId="4B746F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A496D" w:rsidRDefault="00000000" w14:paraId="16F97571" w14:textId="77777777">
            <w:pPr>
              <w:spacing w:after="0"/>
            </w:pPr>
            <w:proofErr w:type="spellStart"/>
            <w:r>
              <w:rPr>
                <w:rFonts w:ascii="Consolas" w:hAnsi="Consolas"/>
                <w:sz w:val="19"/>
              </w:rPr>
              <w:t>lsp_podocumentnumber</w:t>
            </w:r>
            <w:proofErr w:type="spellEnd"/>
          </w:p>
        </w:tc>
        <w:tc>
          <w:tcPr>
            <w:tcW w:w="2628" w:type="dxa"/>
          </w:tcPr>
          <w:p w:rsidR="001A496D" w:rsidRDefault="00000000" w14:paraId="7B1B3F19"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 \</w:t>
            </w:r>
          </w:p>
        </w:tc>
        <w:tc>
          <w:tcPr>
            <w:tcW w:w="2628" w:type="dxa"/>
          </w:tcPr>
          <w:p w:rsidR="001A496D" w:rsidRDefault="00000000" w14:paraId="5F50941F" w14:textId="77777777">
            <w:pPr>
              <w:spacing w:after="0"/>
              <w:cnfStyle w:val="000000100000" w:firstRow="0" w:lastRow="0" w:firstColumn="0" w:lastColumn="0" w:oddVBand="0" w:evenVBand="0" w:oddHBand="1" w:evenHBand="0" w:firstRowFirstColumn="0" w:firstRowLastColumn="0" w:lastRowFirstColumn="0" w:lastRowLastColumn="0"/>
            </w:pPr>
            <w:r>
              <w:rPr>
                <w:sz w:val="19"/>
              </w:rPr>
              <w:t>null</w:t>
            </w:r>
          </w:p>
        </w:tc>
        <w:tc>
          <w:tcPr>
            <w:tcW w:w="2628" w:type="dxa"/>
          </w:tcPr>
          <w:p w:rsidR="001A496D" w:rsidRDefault="00000000" w14:paraId="314F54C9"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VARCHAR(</w:t>
            </w:r>
            <w:proofErr w:type="gramEnd"/>
            <w:r>
              <w:rPr>
                <w:rFonts w:ascii="Consolas" w:hAnsi="Consolas"/>
                <w:sz w:val="19"/>
              </w:rPr>
              <w:t>30)</w:t>
            </w:r>
          </w:p>
        </w:tc>
      </w:tr>
      <w:tr w:rsidR="001A496D" w:rsidTr="001A496D" w14:paraId="6EB8DA3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A496D" w:rsidRDefault="00000000" w14:paraId="4CEA0C7C" w14:textId="77777777">
            <w:pPr>
              <w:spacing w:after="0"/>
            </w:pPr>
            <w:proofErr w:type="spellStart"/>
            <w:r>
              <w:rPr>
                <w:rFonts w:ascii="Consolas" w:hAnsi="Consolas"/>
                <w:sz w:val="19"/>
              </w:rPr>
              <w:t>lsp_postingdate</w:t>
            </w:r>
            <w:proofErr w:type="spellEnd"/>
          </w:p>
        </w:tc>
        <w:tc>
          <w:tcPr>
            <w:tcW w:w="2628" w:type="dxa"/>
          </w:tcPr>
          <w:p w:rsidR="001A496D" w:rsidRDefault="00000000" w14:paraId="49EDCAF6" w14:textId="77777777">
            <w:pPr>
              <w:spacing w:after="0"/>
              <w:cnfStyle w:val="000000010000" w:firstRow="0" w:lastRow="0" w:firstColumn="0" w:lastColumn="0" w:oddVBand="0" w:evenVBand="0" w:oddHBand="0" w:evenHBand="1" w:firstRowFirstColumn="0" w:firstRowLastColumn="0" w:lastRowFirstColumn="0" w:lastRowLastColumn="0"/>
            </w:pPr>
            <w:r>
              <w:rPr>
                <w:sz w:val="19"/>
              </w:rPr>
              <w:t>string (ISO 8601) \</w:t>
            </w:r>
          </w:p>
        </w:tc>
        <w:tc>
          <w:tcPr>
            <w:tcW w:w="2628" w:type="dxa"/>
          </w:tcPr>
          <w:p w:rsidR="001A496D" w:rsidRDefault="00000000" w14:paraId="42901802" w14:textId="77777777">
            <w:pPr>
              <w:spacing w:after="0"/>
              <w:cnfStyle w:val="000000010000" w:firstRow="0" w:lastRow="0" w:firstColumn="0" w:lastColumn="0" w:oddVBand="0" w:evenVBand="0" w:oddHBand="0" w:evenHBand="1" w:firstRowFirstColumn="0" w:firstRowLastColumn="0" w:lastRowFirstColumn="0" w:lastRowLastColumn="0"/>
            </w:pPr>
            <w:r>
              <w:rPr>
                <w:sz w:val="19"/>
              </w:rPr>
              <w:t>null</w:t>
            </w:r>
          </w:p>
        </w:tc>
        <w:tc>
          <w:tcPr>
            <w:tcW w:w="2628" w:type="dxa"/>
          </w:tcPr>
          <w:p w:rsidR="001A496D" w:rsidRDefault="00000000" w14:paraId="2CF5D9FF" w14:textId="77777777">
            <w:pPr>
              <w:spacing w:after="0"/>
              <w:cnfStyle w:val="000000010000" w:firstRow="0" w:lastRow="0" w:firstColumn="0" w:lastColumn="0" w:oddVBand="0" w:evenVBand="0" w:oddHBand="0" w:evenHBand="1" w:firstRowFirstColumn="0" w:firstRowLastColumn="0" w:lastRowFirstColumn="0" w:lastRowLastColumn="0"/>
            </w:pPr>
            <w:r>
              <w:rPr>
                <w:rFonts w:ascii="Consolas" w:hAnsi="Consolas"/>
                <w:sz w:val="19"/>
              </w:rPr>
              <w:t>DATE</w:t>
            </w:r>
          </w:p>
        </w:tc>
      </w:tr>
      <w:tr w:rsidR="001A496D" w:rsidTr="001A496D" w14:paraId="2E0ECA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A496D" w:rsidRDefault="00000000" w14:paraId="44991E64" w14:textId="77777777">
            <w:pPr>
              <w:spacing w:after="0"/>
            </w:pPr>
            <w:proofErr w:type="spellStart"/>
            <w:r>
              <w:rPr>
                <w:rFonts w:ascii="Consolas" w:hAnsi="Consolas"/>
                <w:sz w:val="19"/>
              </w:rPr>
              <w:t>lsp_errormessage</w:t>
            </w:r>
            <w:proofErr w:type="spellEnd"/>
          </w:p>
        </w:tc>
        <w:tc>
          <w:tcPr>
            <w:tcW w:w="2628" w:type="dxa"/>
          </w:tcPr>
          <w:p w:rsidR="001A496D" w:rsidRDefault="00000000" w14:paraId="412FC010" w14:textId="77777777">
            <w:pPr>
              <w:spacing w:after="0"/>
              <w:cnfStyle w:val="000000100000" w:firstRow="0" w:lastRow="0" w:firstColumn="0" w:lastColumn="0" w:oddVBand="0" w:evenVBand="0" w:oddHBand="1" w:evenHBand="0" w:firstRowFirstColumn="0" w:firstRowLastColumn="0" w:lastRowFirstColumn="0" w:lastRowLastColumn="0"/>
            </w:pPr>
            <w:r>
              <w:rPr>
                <w:sz w:val="19"/>
              </w:rPr>
              <w:t>string \</w:t>
            </w:r>
          </w:p>
        </w:tc>
        <w:tc>
          <w:tcPr>
            <w:tcW w:w="2628" w:type="dxa"/>
          </w:tcPr>
          <w:p w:rsidR="001A496D" w:rsidRDefault="00000000" w14:paraId="5FE80891" w14:textId="77777777">
            <w:pPr>
              <w:spacing w:after="0"/>
              <w:cnfStyle w:val="000000100000" w:firstRow="0" w:lastRow="0" w:firstColumn="0" w:lastColumn="0" w:oddVBand="0" w:evenVBand="0" w:oddHBand="1" w:evenHBand="0" w:firstRowFirstColumn="0" w:firstRowLastColumn="0" w:lastRowFirstColumn="0" w:lastRowLastColumn="0"/>
            </w:pPr>
            <w:r>
              <w:rPr>
                <w:sz w:val="19"/>
              </w:rPr>
              <w:t>null</w:t>
            </w:r>
          </w:p>
        </w:tc>
        <w:tc>
          <w:tcPr>
            <w:tcW w:w="2628" w:type="dxa"/>
          </w:tcPr>
          <w:p w:rsidR="001A496D" w:rsidRDefault="00000000" w14:paraId="639D8BF3" w14:textId="77777777">
            <w:pPr>
              <w:spacing w:after="0"/>
              <w:cnfStyle w:val="000000100000" w:firstRow="0" w:lastRow="0" w:firstColumn="0" w:lastColumn="0" w:oddVBand="0" w:evenVBand="0" w:oddHBand="1" w:evenHBand="0" w:firstRowFirstColumn="0" w:firstRowLastColumn="0" w:lastRowFirstColumn="0" w:lastRowLastColumn="0"/>
            </w:pPr>
            <w:proofErr w:type="gramStart"/>
            <w:r>
              <w:rPr>
                <w:rFonts w:ascii="Consolas" w:hAnsi="Consolas"/>
                <w:sz w:val="19"/>
              </w:rPr>
              <w:t>VARCHAR(</w:t>
            </w:r>
            <w:proofErr w:type="gramEnd"/>
            <w:r>
              <w:rPr>
                <w:rFonts w:ascii="Consolas" w:hAnsi="Consolas"/>
                <w:sz w:val="19"/>
              </w:rPr>
              <w:t>500)</w:t>
            </w:r>
          </w:p>
        </w:tc>
      </w:tr>
    </w:tbl>
    <w:p w:rsidR="001A496D" w:rsidRDefault="00000000" w14:paraId="088DF9FF" w14:textId="77777777">
      <w:r>
        <w:t xml:space="preserve">Response HTTP 200 </w:t>
      </w:r>
      <w:proofErr w:type="gramStart"/>
      <w:r>
        <w:rPr>
          <w:rFonts w:ascii="Consolas" w:hAnsi="Consolas"/>
          <w:sz w:val="18"/>
        </w:rPr>
        <w:t>{ "</w:t>
      </w:r>
      <w:proofErr w:type="gramEnd"/>
      <w:r>
        <w:rPr>
          <w:rFonts w:ascii="Consolas" w:hAnsi="Consolas"/>
          <w:sz w:val="18"/>
        </w:rPr>
        <w:t>status": "ok</w:t>
      </w:r>
      <w:proofErr w:type="gramStart"/>
      <w:r>
        <w:rPr>
          <w:rFonts w:ascii="Consolas" w:hAnsi="Consolas"/>
          <w:sz w:val="18"/>
        </w:rPr>
        <w:t>" }</w:t>
      </w:r>
      <w:proofErr w:type="gramEnd"/>
      <w:r>
        <w:t>. Non-200 triggers retry, then a support email.</w:t>
      </w:r>
    </w:p>
    <w:p w:rsidR="001A496D" w:rsidRDefault="00000000" w14:paraId="49BC53F3" w14:textId="77777777">
      <w:pPr>
        <w:spacing w:before="120" w:after="80"/>
      </w:pPr>
      <w:r>
        <w:rPr>
          <w:b/>
          <w:color w:val="1F3A5F"/>
          <w:sz w:val="24"/>
        </w:rPr>
        <w:t>7.1 Events</w:t>
      </w:r>
    </w:p>
    <w:tbl>
      <w:tblPr>
        <w:tblStyle w:val="LightGrid-Accent1"/>
        <w:tblW w:w="5000" w:type="pct"/>
        <w:tblBorders>
          <w:top w:val="single" w:color="7F9DC7" w:sz="6" w:space="0"/>
          <w:left w:val="single" w:color="7F9DC7" w:sz="6" w:space="0"/>
          <w:bottom w:val="single" w:color="7F9DC7" w:sz="6" w:space="0"/>
          <w:right w:val="single" w:color="7F9DC7" w:sz="6" w:space="0"/>
          <w:insideH w:val="single" w:color="B4C6E7" w:sz="6" w:space="0"/>
          <w:insideV w:val="single" w:color="B4C6E7" w:sz="6" w:space="0"/>
        </w:tblBorders>
        <w:tblCellMar>
          <w:top w:w="36" w:type="dxa"/>
          <w:left w:w="72" w:type="dxa"/>
          <w:bottom w:w="36" w:type="dxa"/>
          <w:right w:w="72" w:type="dxa"/>
        </w:tblCellMar>
        <w:tblLook w:val="04A0" w:firstRow="1" w:lastRow="0" w:firstColumn="1" w:lastColumn="0" w:noHBand="0" w:noVBand="1"/>
      </w:tblPr>
      <w:tblGrid>
        <w:gridCol w:w="2632"/>
        <w:gridCol w:w="2760"/>
        <w:gridCol w:w="2632"/>
        <w:gridCol w:w="2632"/>
      </w:tblGrid>
      <w:tr w:rsidR="001A496D" w:rsidTr="001A496D" w14:paraId="55CA5DCB"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28" w:type="dxa"/>
            <w:shd w:val="clear" w:color="auto" w:fill="D9E2F3"/>
            <w:vAlign w:val="center"/>
          </w:tcPr>
          <w:p w:rsidR="001A496D" w:rsidRDefault="00000000" w14:paraId="58ED607A" w14:textId="77777777">
            <w:pPr>
              <w:spacing w:after="0"/>
            </w:pPr>
            <w:r>
              <w:rPr>
                <w:sz w:val="20"/>
              </w:rPr>
              <w:t>Event</w:t>
            </w:r>
          </w:p>
        </w:tc>
        <w:tc>
          <w:tcPr>
            <w:tcW w:w="2628" w:type="dxa"/>
            <w:shd w:val="clear" w:color="auto" w:fill="D9E2F3"/>
            <w:vAlign w:val="center"/>
          </w:tcPr>
          <w:p w:rsidR="001A496D" w:rsidRDefault="00000000" w14:paraId="259B01F0" w14:textId="77777777">
            <w:pPr>
              <w:spacing w:after="0"/>
              <w:cnfStyle w:val="100000000000" w:firstRow="1" w:lastRow="0" w:firstColumn="0" w:lastColumn="0" w:oddVBand="0" w:evenVBand="0" w:oddHBand="0" w:evenHBand="0" w:firstRowFirstColumn="0" w:firstRowLastColumn="0" w:lastRowFirstColumn="0" w:lastRowLastColumn="0"/>
            </w:pPr>
            <w:r>
              <w:rPr>
                <w:sz w:val="20"/>
              </w:rPr>
              <w:t>Fires when</w:t>
            </w:r>
          </w:p>
        </w:tc>
        <w:tc>
          <w:tcPr>
            <w:tcW w:w="2628" w:type="dxa"/>
            <w:shd w:val="clear" w:color="auto" w:fill="D9E2F3"/>
            <w:vAlign w:val="center"/>
          </w:tcPr>
          <w:p w:rsidR="001A496D" w:rsidRDefault="00000000" w14:paraId="46A610F4" w14:textId="77777777">
            <w:pPr>
              <w:spacing w:after="0"/>
              <w:cnfStyle w:val="100000000000" w:firstRow="1" w:lastRow="0" w:firstColumn="0" w:lastColumn="0" w:oddVBand="0" w:evenVBand="0" w:oddHBand="0" w:evenHBand="0" w:firstRowFirstColumn="0" w:firstRowLastColumn="0" w:lastRowFirstColumn="0" w:lastRowLastColumn="0"/>
            </w:pPr>
            <w:proofErr w:type="spellStart"/>
            <w:r>
              <w:rPr>
                <w:rFonts w:ascii="Consolas" w:hAnsi="Consolas"/>
                <w:sz w:val="20"/>
              </w:rPr>
              <w:t>lsp_statuscode</w:t>
            </w:r>
            <w:proofErr w:type="spellEnd"/>
          </w:p>
        </w:tc>
        <w:tc>
          <w:tcPr>
            <w:tcW w:w="2628" w:type="dxa"/>
            <w:shd w:val="clear" w:color="auto" w:fill="D9E2F3"/>
            <w:vAlign w:val="center"/>
          </w:tcPr>
          <w:p w:rsidR="001A496D" w:rsidRDefault="00000000" w14:paraId="6BE54664" w14:textId="77777777">
            <w:pPr>
              <w:spacing w:after="0"/>
              <w:cnfStyle w:val="100000000000" w:firstRow="1" w:lastRow="0" w:firstColumn="0" w:lastColumn="0" w:oddVBand="0" w:evenVBand="0" w:oddHBand="0" w:evenHBand="0" w:firstRowFirstColumn="0" w:firstRowLastColumn="0" w:lastRowFirstColumn="0" w:lastRowLastColumn="0"/>
            </w:pPr>
            <w:proofErr w:type="spellStart"/>
            <w:r>
              <w:rPr>
                <w:rFonts w:ascii="Consolas" w:hAnsi="Consolas"/>
                <w:sz w:val="20"/>
              </w:rPr>
              <w:t>lsp_statustext</w:t>
            </w:r>
            <w:proofErr w:type="spellEnd"/>
          </w:p>
        </w:tc>
      </w:tr>
      <w:tr w:rsidR="001A496D" w:rsidTr="001A496D" w14:paraId="444AC6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8" w:type="dxa"/>
          </w:tcPr>
          <w:p w:rsidR="001A496D" w:rsidRDefault="00000000" w14:paraId="486C982D" w14:textId="77777777">
            <w:pPr>
              <w:spacing w:after="0"/>
            </w:pPr>
            <w:r>
              <w:rPr>
                <w:rFonts w:ascii="Consolas" w:hAnsi="Consolas"/>
                <w:sz w:val="19"/>
              </w:rPr>
              <w:t>POSTED</w:t>
            </w:r>
          </w:p>
        </w:tc>
        <w:tc>
          <w:tcPr>
            <w:tcW w:w="2628" w:type="dxa"/>
          </w:tcPr>
          <w:p w:rsidR="001A496D" w:rsidRDefault="00000000" w14:paraId="0916CDCB" w14:textId="77777777">
            <w:pPr>
              <w:spacing w:after="0"/>
              <w:cnfStyle w:val="000000100000" w:firstRow="0" w:lastRow="0" w:firstColumn="0" w:lastColumn="0" w:oddVBand="0" w:evenVBand="0" w:oddHBand="1" w:evenHBand="0" w:firstRowFirstColumn="0" w:firstRowLastColumn="0" w:lastRowFirstColumn="0" w:lastRowLastColumn="0"/>
            </w:pPr>
            <w:proofErr w:type="spellStart"/>
            <w:r>
              <w:rPr>
                <w:rFonts w:ascii="Consolas" w:hAnsi="Consolas"/>
                <w:sz w:val="19"/>
              </w:rPr>
              <w:t>lsp_nrpostingstatus</w:t>
            </w:r>
            <w:proofErr w:type="spellEnd"/>
            <w:r>
              <w:rPr>
                <w:sz w:val="19"/>
              </w:rPr>
              <w:t xml:space="preserve"> and / or </w:t>
            </w:r>
            <w:proofErr w:type="spellStart"/>
            <w:r>
              <w:rPr>
                <w:rFonts w:ascii="Consolas" w:hAnsi="Consolas"/>
                <w:sz w:val="19"/>
              </w:rPr>
              <w:t>lsp_priceoffpostingstatus</w:t>
            </w:r>
            <w:proofErr w:type="spellEnd"/>
            <w:r>
              <w:rPr>
                <w:sz w:val="19"/>
              </w:rPr>
              <w:t xml:space="preserve"> becomes 856890002 and the document number lands</w:t>
            </w:r>
          </w:p>
        </w:tc>
        <w:tc>
          <w:tcPr>
            <w:tcW w:w="2628" w:type="dxa"/>
          </w:tcPr>
          <w:p w:rsidR="001A496D" w:rsidRDefault="00000000" w14:paraId="4AE1973F" w14:textId="77777777">
            <w:pPr>
              <w:spacing w:after="0"/>
              <w:cnfStyle w:val="000000100000" w:firstRow="0" w:lastRow="0" w:firstColumn="0" w:lastColumn="0" w:oddVBand="0" w:evenVBand="0" w:oddHBand="1" w:evenHBand="0" w:firstRowFirstColumn="0" w:firstRowLastColumn="0" w:lastRowFirstColumn="0" w:lastRowLastColumn="0"/>
            </w:pPr>
            <w:r>
              <w:rPr>
                <w:sz w:val="19"/>
              </w:rPr>
              <w:t>856890015 / 856890025 / 856890026</w:t>
            </w:r>
          </w:p>
        </w:tc>
        <w:tc>
          <w:tcPr>
            <w:tcW w:w="2628" w:type="dxa"/>
          </w:tcPr>
          <w:p w:rsidR="001A496D" w:rsidRDefault="00000000" w14:paraId="4B74360F" w14:textId="77777777">
            <w:pPr>
              <w:spacing w:after="0"/>
              <w:cnfStyle w:val="000000100000" w:firstRow="0" w:lastRow="0" w:firstColumn="0" w:lastColumn="0" w:oddVBand="0" w:evenVBand="0" w:oddHBand="1" w:evenHBand="0" w:firstRowFirstColumn="0" w:firstRowLastColumn="0" w:lastRowFirstColumn="0" w:lastRowLastColumn="0"/>
            </w:pPr>
            <w:r>
              <w:rPr>
                <w:sz w:val="19"/>
              </w:rPr>
              <w:t>Document No Generated - NR PO / NR / PO</w:t>
            </w:r>
          </w:p>
        </w:tc>
      </w:tr>
    </w:tbl>
    <w:p w:rsidR="001A496D" w:rsidRDefault="00000000" w14:paraId="7474ECE6" w14:textId="77777777">
      <w:r>
        <w:t xml:space="preserve">NR and PO post independently. Where only one leg completes, send the event with that leg's document number and null for the other; a second call follows when the other leg lands. </w:t>
      </w:r>
      <w:proofErr w:type="gramStart"/>
      <w:r>
        <w:t>Repeat</w:t>
      </w:r>
      <w:proofErr w:type="gramEnd"/>
      <w:r>
        <w:t xml:space="preserve"> calls for the same claim are updates, never inserts.</w:t>
      </w:r>
    </w:p>
    <w:p w:rsidR="001A496D" w:rsidRDefault="00000000" w14:paraId="44B11E54" w14:textId="77777777">
      <w:pPr>
        <w:spacing w:before="120" w:after="80"/>
      </w:pPr>
      <w:r>
        <w:rPr>
          <w:b/>
          <w:color w:val="1F3A5F"/>
          <w:sz w:val="24"/>
        </w:rPr>
        <w:t>7.2 Sample calls</w:t>
      </w:r>
    </w:p>
    <w:p w:rsidR="001A496D" w:rsidRDefault="00000000" w14:paraId="4D42FD56" w14:textId="77777777">
      <w:pPr>
        <w:shd w:val="clear" w:color="auto" w:fill="F2F2F2"/>
        <w:spacing w:before="40" w:after="80"/>
        <w:ind w:left="360"/>
      </w:pPr>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lsp_claimid</w:t>
      </w:r>
      <w:proofErr w:type="spellEnd"/>
      <w:r>
        <w:rPr>
          <w:rFonts w:ascii="Consolas" w:hAnsi="Consolas"/>
          <w:sz w:val="18"/>
        </w:rPr>
        <w:t>": "03b57d44-4e29-4016-9625-add0b4149c17",</w:t>
      </w:r>
      <w:r>
        <w:rPr>
          <w:rFonts w:ascii="Consolas" w:hAnsi="Consolas"/>
          <w:sz w:val="18"/>
        </w:rPr>
        <w:br/>
      </w:r>
      <w:r>
        <w:rPr>
          <w:rFonts w:ascii="Consolas" w:hAnsi="Consolas"/>
          <w:sz w:val="18"/>
        </w:rPr>
        <w:t xml:space="preserve">  "</w:t>
      </w:r>
      <w:proofErr w:type="spellStart"/>
      <w:r>
        <w:rPr>
          <w:rFonts w:ascii="Consolas" w:hAnsi="Consolas"/>
          <w:sz w:val="18"/>
        </w:rPr>
        <w:t>lsp_claim</w:t>
      </w:r>
      <w:proofErr w:type="spellEnd"/>
      <w:r>
        <w:rPr>
          <w:rFonts w:ascii="Consolas" w:hAnsi="Consolas"/>
          <w:sz w:val="18"/>
        </w:rPr>
        <w:t>": "PCCL-1222",</w:t>
      </w:r>
      <w:r>
        <w:rPr>
          <w:rFonts w:ascii="Consolas" w:hAnsi="Consolas"/>
          <w:sz w:val="18"/>
        </w:rPr>
        <w:br/>
      </w:r>
      <w:r>
        <w:rPr>
          <w:rFonts w:ascii="Consolas" w:hAnsi="Consolas"/>
          <w:sz w:val="18"/>
        </w:rPr>
        <w:t xml:space="preserve">  "</w:t>
      </w:r>
      <w:proofErr w:type="spellStart"/>
      <w:r>
        <w:rPr>
          <w:rFonts w:ascii="Consolas" w:hAnsi="Consolas"/>
          <w:sz w:val="18"/>
        </w:rPr>
        <w:t>lsp_distcode</w:t>
      </w:r>
      <w:proofErr w:type="spellEnd"/>
      <w:r>
        <w:rPr>
          <w:rFonts w:ascii="Consolas" w:hAnsi="Consolas"/>
          <w:sz w:val="18"/>
        </w:rPr>
        <w:t>": "125005",</w:t>
      </w:r>
      <w:r>
        <w:rPr>
          <w:rFonts w:ascii="Consolas" w:hAnsi="Consolas"/>
          <w:sz w:val="18"/>
        </w:rPr>
        <w:br/>
      </w:r>
      <w:r>
        <w:rPr>
          <w:rFonts w:ascii="Consolas" w:hAnsi="Consolas"/>
          <w:sz w:val="18"/>
        </w:rPr>
        <w:t xml:space="preserve">  "event": "POSTED",</w:t>
      </w:r>
      <w:r>
        <w:rPr>
          <w:rFonts w:ascii="Consolas" w:hAnsi="Consolas"/>
          <w:sz w:val="18"/>
        </w:rPr>
        <w:br/>
      </w:r>
      <w:r>
        <w:rPr>
          <w:rFonts w:ascii="Consolas" w:hAnsi="Consolas"/>
          <w:sz w:val="18"/>
        </w:rPr>
        <w:t xml:space="preserve">  "</w:t>
      </w:r>
      <w:proofErr w:type="spellStart"/>
      <w:r>
        <w:rPr>
          <w:rFonts w:ascii="Consolas" w:hAnsi="Consolas"/>
          <w:sz w:val="18"/>
        </w:rPr>
        <w:t>lsp_statuscode</w:t>
      </w:r>
      <w:proofErr w:type="spellEnd"/>
      <w:r>
        <w:rPr>
          <w:rFonts w:ascii="Consolas" w:hAnsi="Consolas"/>
          <w:sz w:val="18"/>
        </w:rPr>
        <w:t>": 856890025,</w:t>
      </w:r>
      <w:r>
        <w:rPr>
          <w:rFonts w:ascii="Consolas" w:hAnsi="Consolas"/>
          <w:sz w:val="18"/>
        </w:rPr>
        <w:br/>
      </w:r>
      <w:r>
        <w:rPr>
          <w:rFonts w:ascii="Consolas" w:hAnsi="Consolas"/>
          <w:sz w:val="18"/>
        </w:rPr>
        <w:t xml:space="preserve">  "</w:t>
      </w:r>
      <w:proofErr w:type="spellStart"/>
      <w:r>
        <w:rPr>
          <w:rFonts w:ascii="Consolas" w:hAnsi="Consolas"/>
          <w:sz w:val="18"/>
        </w:rPr>
        <w:t>lsp_statustext</w:t>
      </w:r>
      <w:proofErr w:type="spellEnd"/>
      <w:r>
        <w:rPr>
          <w:rFonts w:ascii="Consolas" w:hAnsi="Consolas"/>
          <w:sz w:val="18"/>
        </w:rPr>
        <w:t>": "Document No Generated - NR",</w:t>
      </w:r>
      <w:r>
        <w:rPr>
          <w:rFonts w:ascii="Consolas" w:hAnsi="Consolas"/>
          <w:sz w:val="18"/>
        </w:rPr>
        <w:br/>
      </w:r>
      <w:r>
        <w:rPr>
          <w:rFonts w:ascii="Consolas" w:hAnsi="Consolas"/>
          <w:sz w:val="18"/>
        </w:rPr>
        <w:t xml:space="preserve">  "</w:t>
      </w:r>
      <w:proofErr w:type="spellStart"/>
      <w:r>
        <w:rPr>
          <w:rFonts w:ascii="Consolas" w:hAnsi="Consolas"/>
          <w:sz w:val="18"/>
        </w:rPr>
        <w:t>lsp_eventdate</w:t>
      </w:r>
      <w:proofErr w:type="spellEnd"/>
      <w:r>
        <w:rPr>
          <w:rFonts w:ascii="Consolas" w:hAnsi="Consolas"/>
          <w:sz w:val="18"/>
        </w:rPr>
        <w:t>": "2026-07-16T04:20:51Z",</w:t>
      </w:r>
      <w:r>
        <w:rPr>
          <w:rFonts w:ascii="Consolas" w:hAnsi="Consolas"/>
          <w:sz w:val="18"/>
        </w:rPr>
        <w:br/>
      </w:r>
      <w:r>
        <w:rPr>
          <w:rFonts w:ascii="Consolas" w:hAnsi="Consolas"/>
          <w:sz w:val="18"/>
        </w:rPr>
        <w:t xml:space="preserve">  "</w:t>
      </w:r>
      <w:proofErr w:type="spellStart"/>
      <w:r>
        <w:rPr>
          <w:rFonts w:ascii="Consolas" w:hAnsi="Consolas"/>
          <w:sz w:val="18"/>
        </w:rPr>
        <w:t>lsp_nrdocumentnumber</w:t>
      </w:r>
      <w:proofErr w:type="spellEnd"/>
      <w:r>
        <w:rPr>
          <w:rFonts w:ascii="Consolas" w:hAnsi="Consolas"/>
          <w:sz w:val="18"/>
        </w:rPr>
        <w:t>": "1900004512",</w:t>
      </w:r>
      <w:r>
        <w:rPr>
          <w:rFonts w:ascii="Consolas" w:hAnsi="Consolas"/>
          <w:sz w:val="18"/>
        </w:rPr>
        <w:br/>
      </w:r>
      <w:r>
        <w:rPr>
          <w:rFonts w:ascii="Consolas" w:hAnsi="Consolas"/>
          <w:sz w:val="18"/>
        </w:rPr>
        <w:t xml:space="preserve">  "</w:t>
      </w:r>
      <w:proofErr w:type="spellStart"/>
      <w:r>
        <w:rPr>
          <w:rFonts w:ascii="Consolas" w:hAnsi="Consolas"/>
          <w:sz w:val="18"/>
        </w:rPr>
        <w:t>lsp_podocumentnumber</w:t>
      </w:r>
      <w:proofErr w:type="spellEnd"/>
      <w:r>
        <w:rPr>
          <w:rFonts w:ascii="Consolas" w:hAnsi="Consolas"/>
          <w:sz w:val="18"/>
        </w:rPr>
        <w:t>": null,</w:t>
      </w:r>
      <w:r>
        <w:rPr>
          <w:rFonts w:ascii="Consolas" w:hAnsi="Consolas"/>
          <w:sz w:val="18"/>
        </w:rPr>
        <w:br/>
      </w:r>
      <w:r>
        <w:rPr>
          <w:rFonts w:ascii="Consolas" w:hAnsi="Consolas"/>
          <w:sz w:val="18"/>
        </w:rPr>
        <w:t xml:space="preserve">  "</w:t>
      </w:r>
      <w:proofErr w:type="spellStart"/>
      <w:r>
        <w:rPr>
          <w:rFonts w:ascii="Consolas" w:hAnsi="Consolas"/>
          <w:sz w:val="18"/>
        </w:rPr>
        <w:t>lsp_postingdate</w:t>
      </w:r>
      <w:proofErr w:type="spellEnd"/>
      <w:r>
        <w:rPr>
          <w:rFonts w:ascii="Consolas" w:hAnsi="Consolas"/>
          <w:sz w:val="18"/>
        </w:rPr>
        <w:t>": "2026-07-16T00:00:00Z",</w:t>
      </w:r>
      <w:r>
        <w:rPr>
          <w:rFonts w:ascii="Consolas" w:hAnsi="Consolas"/>
          <w:sz w:val="18"/>
        </w:rPr>
        <w:br/>
      </w:r>
      <w:r>
        <w:rPr>
          <w:rFonts w:ascii="Consolas" w:hAnsi="Consolas"/>
          <w:sz w:val="18"/>
        </w:rPr>
        <w:t xml:space="preserve">  "</w:t>
      </w:r>
      <w:proofErr w:type="spellStart"/>
      <w:r>
        <w:rPr>
          <w:rFonts w:ascii="Consolas" w:hAnsi="Consolas"/>
          <w:sz w:val="18"/>
        </w:rPr>
        <w:t>lsp_errormessage</w:t>
      </w:r>
      <w:proofErr w:type="spellEnd"/>
      <w:r>
        <w:rPr>
          <w:rFonts w:ascii="Consolas" w:hAnsi="Consolas"/>
          <w:sz w:val="18"/>
        </w:rPr>
        <w:t>": null</w:t>
      </w:r>
      <w:r>
        <w:rPr>
          <w:rFonts w:ascii="Consolas" w:hAnsi="Consolas"/>
          <w:sz w:val="18"/>
        </w:rPr>
        <w:br/>
      </w:r>
      <w:r>
        <w:rPr>
          <w:rFonts w:ascii="Consolas" w:hAnsi="Consolas"/>
          <w:sz w:val="18"/>
        </w:rPr>
        <w:t>}</w:t>
      </w:r>
    </w:p>
    <w:p w:rsidR="001A496D" w:rsidRDefault="00000000" w14:paraId="25AE52C1" w14:textId="77777777">
      <w:pPr>
        <w:spacing w:before="120" w:after="80"/>
      </w:pPr>
      <w:r>
        <w:rPr>
          <w:b/>
          <w:color w:val="1F3A5F"/>
          <w:sz w:val="24"/>
        </w:rPr>
        <w:t>7.3 Schema</w:t>
      </w:r>
    </w:p>
    <w:p w:rsidR="001A496D" w:rsidRDefault="00000000" w14:paraId="2BA96FBC" w14:textId="77777777">
      <w:pPr>
        <w:shd w:val="clear" w:color="auto" w:fill="F2F2F2"/>
        <w:spacing w:before="40" w:after="80"/>
        <w:ind w:left="360"/>
      </w:pPr>
      <w:r>
        <w:rPr>
          <w:rFonts w:ascii="Consolas" w:hAnsi="Consolas"/>
          <w:sz w:val="18"/>
        </w:rPr>
        <w:t>{</w:t>
      </w:r>
      <w:r>
        <w:rPr>
          <w:rFonts w:ascii="Consolas" w:hAnsi="Consolas"/>
          <w:sz w:val="18"/>
        </w:rPr>
        <w:br/>
      </w:r>
      <w:r>
        <w:rPr>
          <w:rFonts w:ascii="Consolas" w:hAnsi="Consolas"/>
          <w:sz w:val="18"/>
        </w:rPr>
        <w:t xml:space="preserve">  "type": "object",</w:t>
      </w:r>
      <w:r>
        <w:rPr>
          <w:rFonts w:ascii="Consolas" w:hAnsi="Consolas"/>
          <w:sz w:val="18"/>
        </w:rPr>
        <w:br/>
      </w:r>
      <w:r>
        <w:rPr>
          <w:rFonts w:ascii="Consolas" w:hAnsi="Consolas"/>
          <w:sz w:val="18"/>
        </w:rPr>
        <w:t xml:space="preserve">  "properties": {</w:t>
      </w:r>
      <w:r>
        <w:rPr>
          <w:rFonts w:ascii="Consolas" w:hAnsi="Consolas"/>
          <w:sz w:val="18"/>
        </w:rPr>
        <w:br/>
      </w:r>
      <w:r>
        <w:rPr>
          <w:rFonts w:ascii="Consolas" w:hAnsi="Consolas"/>
          <w:sz w:val="18"/>
        </w:rPr>
        <w:t xml:space="preserve">    "</w:t>
      </w:r>
      <w:proofErr w:type="spellStart"/>
      <w:r>
        <w:rPr>
          <w:rFonts w:ascii="Consolas" w:hAnsi="Consolas"/>
          <w:sz w:val="18"/>
        </w:rPr>
        <w:t>lsp_claimid</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lsp_claim</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lsp_distcode</w:t>
      </w:r>
      <w:proofErr w:type="spellEnd"/>
      <w:r>
        <w:rPr>
          <w:rFonts w:ascii="Consolas" w:hAnsi="Consolas"/>
          <w:sz w:val="18"/>
        </w:rPr>
        <w:t>": { "type": "string" },</w:t>
      </w:r>
      <w:r>
        <w:rPr>
          <w:rFonts w:ascii="Consolas" w:hAnsi="Consolas"/>
          <w:sz w:val="18"/>
        </w:rPr>
        <w:br/>
      </w:r>
      <w:r>
        <w:rPr>
          <w:rFonts w:ascii="Consolas" w:hAnsi="Consolas"/>
          <w:sz w:val="18"/>
        </w:rPr>
        <w:t xml:space="preserve">    "event": { "type": "string", "</w:t>
      </w:r>
      <w:proofErr w:type="spellStart"/>
      <w:r>
        <w:rPr>
          <w:rFonts w:ascii="Consolas" w:hAnsi="Consolas"/>
          <w:sz w:val="18"/>
        </w:rPr>
        <w:t>enum</w:t>
      </w:r>
      <w:proofErr w:type="spellEnd"/>
      <w:r>
        <w:rPr>
          <w:rFonts w:ascii="Consolas" w:hAnsi="Consolas"/>
          <w:sz w:val="18"/>
        </w:rPr>
        <w:t>": ["POSTED"] },</w:t>
      </w:r>
      <w:r>
        <w:rPr>
          <w:rFonts w:ascii="Consolas" w:hAnsi="Consolas"/>
          <w:sz w:val="18"/>
        </w:rPr>
        <w:br/>
      </w:r>
      <w:r>
        <w:rPr>
          <w:rFonts w:ascii="Consolas" w:hAnsi="Consolas"/>
          <w:sz w:val="18"/>
        </w:rPr>
        <w:t xml:space="preserve">    "</w:t>
      </w:r>
      <w:proofErr w:type="spellStart"/>
      <w:r>
        <w:rPr>
          <w:rFonts w:ascii="Consolas" w:hAnsi="Consolas"/>
          <w:sz w:val="18"/>
        </w:rPr>
        <w:t>lsp_statuscode</w:t>
      </w:r>
      <w:proofErr w:type="spellEnd"/>
      <w:r>
        <w:rPr>
          <w:rFonts w:ascii="Consolas" w:hAnsi="Consolas"/>
          <w:sz w:val="18"/>
        </w:rPr>
        <w:t>": { "type": "integer" },</w:t>
      </w:r>
      <w:r>
        <w:rPr>
          <w:rFonts w:ascii="Consolas" w:hAnsi="Consolas"/>
          <w:sz w:val="18"/>
        </w:rPr>
        <w:br/>
      </w:r>
      <w:r>
        <w:rPr>
          <w:rFonts w:ascii="Consolas" w:hAnsi="Consolas"/>
          <w:sz w:val="18"/>
        </w:rPr>
        <w:t xml:space="preserve">    "</w:t>
      </w:r>
      <w:proofErr w:type="spellStart"/>
      <w:r>
        <w:rPr>
          <w:rFonts w:ascii="Consolas" w:hAnsi="Consolas"/>
          <w:sz w:val="18"/>
        </w:rPr>
        <w:t>lsp_statustext</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lsp_eventdate</w:t>
      </w:r>
      <w:proofErr w:type="spellEnd"/>
      <w:r>
        <w:rPr>
          <w:rFonts w:ascii="Consolas" w:hAnsi="Consolas"/>
          <w:sz w:val="18"/>
        </w:rPr>
        <w:t>": { "type": "string" },</w:t>
      </w:r>
      <w:r>
        <w:rPr>
          <w:rFonts w:ascii="Consolas" w:hAnsi="Consolas"/>
          <w:sz w:val="18"/>
        </w:rPr>
        <w:br/>
      </w:r>
      <w:r>
        <w:rPr>
          <w:rFonts w:ascii="Consolas" w:hAnsi="Consolas"/>
          <w:sz w:val="18"/>
        </w:rPr>
        <w:t xml:space="preserve">    "</w:t>
      </w:r>
      <w:proofErr w:type="spellStart"/>
      <w:r>
        <w:rPr>
          <w:rFonts w:ascii="Consolas" w:hAnsi="Consolas"/>
          <w:sz w:val="18"/>
        </w:rPr>
        <w:t>lsp_nrdocumentnumber</w:t>
      </w:r>
      <w:proofErr w:type="spellEnd"/>
      <w:r>
        <w:rPr>
          <w:rFonts w:ascii="Consolas" w:hAnsi="Consolas"/>
          <w:sz w:val="18"/>
        </w:rPr>
        <w:t>": { "type": ["string", "null"] },</w:t>
      </w:r>
      <w:r>
        <w:rPr>
          <w:rFonts w:ascii="Consolas" w:hAnsi="Consolas"/>
          <w:sz w:val="18"/>
        </w:rPr>
        <w:br/>
      </w:r>
      <w:r>
        <w:rPr>
          <w:rFonts w:ascii="Consolas" w:hAnsi="Consolas"/>
          <w:sz w:val="18"/>
        </w:rPr>
        <w:t xml:space="preserve">    "</w:t>
      </w:r>
      <w:proofErr w:type="spellStart"/>
      <w:r>
        <w:rPr>
          <w:rFonts w:ascii="Consolas" w:hAnsi="Consolas"/>
          <w:sz w:val="18"/>
        </w:rPr>
        <w:t>lsp_podocumentnumber</w:t>
      </w:r>
      <w:proofErr w:type="spellEnd"/>
      <w:r>
        <w:rPr>
          <w:rFonts w:ascii="Consolas" w:hAnsi="Consolas"/>
          <w:sz w:val="18"/>
        </w:rPr>
        <w:t>": { "type": ["string", "null"] },</w:t>
      </w:r>
      <w:r>
        <w:rPr>
          <w:rFonts w:ascii="Consolas" w:hAnsi="Consolas"/>
          <w:sz w:val="18"/>
        </w:rPr>
        <w:br/>
      </w:r>
      <w:r>
        <w:rPr>
          <w:rFonts w:ascii="Consolas" w:hAnsi="Consolas"/>
          <w:sz w:val="18"/>
        </w:rPr>
        <w:t xml:space="preserve">    "</w:t>
      </w:r>
      <w:proofErr w:type="spellStart"/>
      <w:r>
        <w:rPr>
          <w:rFonts w:ascii="Consolas" w:hAnsi="Consolas"/>
          <w:sz w:val="18"/>
        </w:rPr>
        <w:t>lsp_postingdate</w:t>
      </w:r>
      <w:proofErr w:type="spellEnd"/>
      <w:r>
        <w:rPr>
          <w:rFonts w:ascii="Consolas" w:hAnsi="Consolas"/>
          <w:sz w:val="18"/>
        </w:rPr>
        <w:t>": { "type": ["string", "null"] },</w:t>
      </w:r>
      <w:r>
        <w:rPr>
          <w:rFonts w:ascii="Consolas" w:hAnsi="Consolas"/>
          <w:sz w:val="18"/>
        </w:rPr>
        <w:br/>
      </w:r>
      <w:r>
        <w:rPr>
          <w:rFonts w:ascii="Consolas" w:hAnsi="Consolas"/>
          <w:sz w:val="18"/>
        </w:rPr>
        <w:t xml:space="preserve">    "</w:t>
      </w:r>
      <w:proofErr w:type="spellStart"/>
      <w:r>
        <w:rPr>
          <w:rFonts w:ascii="Consolas" w:hAnsi="Consolas"/>
          <w:sz w:val="18"/>
        </w:rPr>
        <w:t>lsp_errormessage</w:t>
      </w:r>
      <w:proofErr w:type="spellEnd"/>
      <w:r>
        <w:rPr>
          <w:rFonts w:ascii="Consolas" w:hAnsi="Consolas"/>
          <w:sz w:val="18"/>
        </w:rPr>
        <w:t>": { "type": ["string", "null"] }</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 xml:space="preserve">  "required": [</w:t>
      </w:r>
      <w:r>
        <w:rPr>
          <w:rFonts w:ascii="Consolas" w:hAnsi="Consolas"/>
          <w:sz w:val="18"/>
        </w:rPr>
        <w:br/>
      </w:r>
      <w:r>
        <w:rPr>
          <w:rFonts w:ascii="Consolas" w:hAnsi="Consolas"/>
          <w:sz w:val="18"/>
        </w:rPr>
        <w:t xml:space="preserve">    "</w:t>
      </w:r>
      <w:proofErr w:type="spellStart"/>
      <w:r>
        <w:rPr>
          <w:rFonts w:ascii="Consolas" w:hAnsi="Consolas"/>
          <w:sz w:val="18"/>
        </w:rPr>
        <w:t>lsp_claimid</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lsp_claim</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lsp_distcode</w:t>
      </w:r>
      <w:proofErr w:type="spellEnd"/>
      <w:r>
        <w:rPr>
          <w:rFonts w:ascii="Consolas" w:hAnsi="Consolas"/>
          <w:sz w:val="18"/>
        </w:rPr>
        <w:t>",</w:t>
      </w:r>
      <w:r>
        <w:rPr>
          <w:rFonts w:ascii="Consolas" w:hAnsi="Consolas"/>
          <w:sz w:val="18"/>
        </w:rPr>
        <w:br/>
      </w:r>
      <w:r>
        <w:rPr>
          <w:rFonts w:ascii="Consolas" w:hAnsi="Consolas"/>
          <w:sz w:val="18"/>
        </w:rPr>
        <w:t xml:space="preserve">    "event",</w:t>
      </w:r>
      <w:r>
        <w:rPr>
          <w:rFonts w:ascii="Consolas" w:hAnsi="Consolas"/>
          <w:sz w:val="18"/>
        </w:rPr>
        <w:br/>
      </w:r>
      <w:r>
        <w:rPr>
          <w:rFonts w:ascii="Consolas" w:hAnsi="Consolas"/>
          <w:sz w:val="18"/>
        </w:rPr>
        <w:t xml:space="preserve">    "</w:t>
      </w:r>
      <w:proofErr w:type="spellStart"/>
      <w:r>
        <w:rPr>
          <w:rFonts w:ascii="Consolas" w:hAnsi="Consolas"/>
          <w:sz w:val="18"/>
        </w:rPr>
        <w:t>lsp_statuscode</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lsp_statustext</w:t>
      </w:r>
      <w:proofErr w:type="spellEnd"/>
      <w:r>
        <w:rPr>
          <w:rFonts w:ascii="Consolas" w:hAnsi="Consolas"/>
          <w:sz w:val="18"/>
        </w:rPr>
        <w:t>",</w:t>
      </w:r>
      <w:r>
        <w:rPr>
          <w:rFonts w:ascii="Consolas" w:hAnsi="Consolas"/>
          <w:sz w:val="18"/>
        </w:rPr>
        <w:br/>
      </w:r>
      <w:r>
        <w:rPr>
          <w:rFonts w:ascii="Consolas" w:hAnsi="Consolas"/>
          <w:sz w:val="18"/>
        </w:rPr>
        <w:t xml:space="preserve">    "</w:t>
      </w:r>
      <w:proofErr w:type="spellStart"/>
      <w:r>
        <w:rPr>
          <w:rFonts w:ascii="Consolas" w:hAnsi="Consolas"/>
          <w:sz w:val="18"/>
        </w:rPr>
        <w:t>lsp_eventdate</w:t>
      </w:r>
      <w:proofErr w:type="spellEnd"/>
      <w:r>
        <w:rPr>
          <w:rFonts w:ascii="Consolas" w:hAnsi="Consolas"/>
          <w:sz w:val="18"/>
        </w:rPr>
        <w:t>"</w:t>
      </w:r>
      <w:r>
        <w:rPr>
          <w:rFonts w:ascii="Consolas" w:hAnsi="Consolas"/>
          <w:sz w:val="18"/>
        </w:rPr>
        <w:br/>
      </w:r>
      <w:r>
        <w:rPr>
          <w:rFonts w:ascii="Consolas" w:hAnsi="Consolas"/>
          <w:sz w:val="18"/>
        </w:rPr>
        <w:t xml:space="preserve">  ]</w:t>
      </w:r>
      <w:r>
        <w:rPr>
          <w:rFonts w:ascii="Consolas" w:hAnsi="Consolas"/>
          <w:sz w:val="18"/>
        </w:rPr>
        <w:br/>
      </w:r>
      <w:r>
        <w:rPr>
          <w:rFonts w:ascii="Consolas" w:hAnsi="Consolas"/>
          <w:sz w:val="18"/>
        </w:rPr>
        <w:t>}</w:t>
      </w:r>
    </w:p>
    <w:p w:rsidR="001A496D" w:rsidRDefault="00000000" w14:paraId="1E304CED" w14:textId="77777777">
      <w:pPr>
        <w:spacing w:before="120" w:after="80"/>
      </w:pPr>
      <w:r>
        <w:rPr>
          <w:b/>
          <w:color w:val="1F3A5F"/>
          <w:sz w:val="24"/>
        </w:rPr>
        <w:t>7.4 Notifications</w:t>
      </w:r>
    </w:p>
    <w:tbl>
      <w:tblPr>
        <w:tblStyle w:val="LightGrid-Accent1"/>
        <w:tblW w:w="5000" w:type="pct"/>
        <w:tblBorders>
          <w:top w:val="single" w:color="7F9DC7" w:sz="6" w:space="0"/>
          <w:left w:val="single" w:color="7F9DC7" w:sz="6" w:space="0"/>
          <w:bottom w:val="single" w:color="7F9DC7" w:sz="6" w:space="0"/>
          <w:right w:val="single" w:color="7F9DC7" w:sz="6" w:space="0"/>
          <w:insideH w:val="single" w:color="B4C6E7" w:sz="6" w:space="0"/>
          <w:insideV w:val="single" w:color="B4C6E7" w:sz="6" w:space="0"/>
        </w:tblBorders>
        <w:tblCellMar>
          <w:top w:w="36" w:type="dxa"/>
          <w:left w:w="72" w:type="dxa"/>
          <w:bottom w:w="36" w:type="dxa"/>
          <w:right w:w="72" w:type="dxa"/>
        </w:tblCellMar>
        <w:tblLook w:val="04A0" w:firstRow="1" w:lastRow="0" w:firstColumn="1" w:lastColumn="0" w:noHBand="0" w:noVBand="1"/>
      </w:tblPr>
      <w:tblGrid>
        <w:gridCol w:w="3552"/>
        <w:gridCol w:w="3552"/>
        <w:gridCol w:w="3552"/>
      </w:tblGrid>
      <w:tr w:rsidR="001A496D" w:rsidTr="00D938A0" w14:paraId="7F21081F"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52" w:type="dxa"/>
            <w:shd w:val="clear" w:color="auto" w:fill="D9E2F3"/>
            <w:vAlign w:val="center"/>
          </w:tcPr>
          <w:p w:rsidR="001A496D" w:rsidRDefault="00000000" w14:paraId="3E03DA78" w14:textId="77777777">
            <w:pPr>
              <w:spacing w:after="0"/>
            </w:pPr>
            <w:r>
              <w:rPr>
                <w:sz w:val="20"/>
              </w:rPr>
              <w:t>Trigger</w:t>
            </w:r>
          </w:p>
        </w:tc>
        <w:tc>
          <w:tcPr>
            <w:tcW w:w="3552" w:type="dxa"/>
            <w:shd w:val="clear" w:color="auto" w:fill="D9E2F3"/>
            <w:vAlign w:val="center"/>
          </w:tcPr>
          <w:p w:rsidR="001A496D" w:rsidRDefault="00000000" w14:paraId="34E0F42D" w14:textId="77777777">
            <w:pPr>
              <w:spacing w:after="0"/>
              <w:cnfStyle w:val="100000000000" w:firstRow="1" w:lastRow="0" w:firstColumn="0" w:lastColumn="0" w:oddVBand="0" w:evenVBand="0" w:oddHBand="0" w:evenHBand="0" w:firstRowFirstColumn="0" w:firstRowLastColumn="0" w:lastRowFirstColumn="0" w:lastRowLastColumn="0"/>
            </w:pPr>
            <w:r>
              <w:rPr>
                <w:sz w:val="20"/>
              </w:rPr>
              <w:t>To</w:t>
            </w:r>
          </w:p>
        </w:tc>
        <w:tc>
          <w:tcPr>
            <w:tcW w:w="3552" w:type="dxa"/>
            <w:shd w:val="clear" w:color="auto" w:fill="D9E2F3"/>
            <w:vAlign w:val="center"/>
          </w:tcPr>
          <w:p w:rsidR="001A496D" w:rsidRDefault="00000000" w14:paraId="3504403C" w14:textId="77777777">
            <w:pPr>
              <w:spacing w:after="0"/>
              <w:cnfStyle w:val="100000000000" w:firstRow="1" w:lastRow="0" w:firstColumn="0" w:lastColumn="0" w:oddVBand="0" w:evenVBand="0" w:oddHBand="0" w:evenHBand="0" w:firstRowFirstColumn="0" w:firstRowLastColumn="0" w:lastRowFirstColumn="0" w:lastRowLastColumn="0"/>
            </w:pPr>
            <w:r>
              <w:rPr>
                <w:sz w:val="20"/>
              </w:rPr>
              <w:t>Content</w:t>
            </w:r>
          </w:p>
        </w:tc>
      </w:tr>
      <w:tr w:rsidR="001A496D" w:rsidTr="00D938A0" w14:paraId="5AF374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2" w:type="dxa"/>
          </w:tcPr>
          <w:p w:rsidR="001A496D" w:rsidRDefault="00000000" w14:paraId="314194A9" w14:textId="77777777">
            <w:pPr>
              <w:spacing w:after="0"/>
            </w:pPr>
            <w:r>
              <w:rPr>
                <w:sz w:val="19"/>
              </w:rPr>
              <w:t>Claim posted (document number generated)</w:t>
            </w:r>
          </w:p>
        </w:tc>
        <w:tc>
          <w:tcPr>
            <w:tcW w:w="3552" w:type="dxa"/>
          </w:tcPr>
          <w:p w:rsidR="001A496D" w:rsidRDefault="00000000" w14:paraId="3BF0D390" w14:textId="77777777">
            <w:pPr>
              <w:spacing w:after="0"/>
              <w:cnfStyle w:val="000000100000" w:firstRow="0" w:lastRow="0" w:firstColumn="0" w:lastColumn="0" w:oddVBand="0" w:evenVBand="0" w:oddHBand="1" w:evenHBand="0" w:firstRowFirstColumn="0" w:firstRowLastColumn="0" w:lastRowFirstColumn="0" w:lastRowLastColumn="0"/>
            </w:pPr>
            <w:r>
              <w:rPr>
                <w:sz w:val="19"/>
              </w:rPr>
              <w:t>distributor (</w:t>
            </w:r>
            <w:proofErr w:type="spellStart"/>
            <w:r>
              <w:rPr>
                <w:rFonts w:ascii="Consolas" w:hAnsi="Consolas"/>
                <w:sz w:val="19"/>
              </w:rPr>
              <w:t>lsp_distributoremail</w:t>
            </w:r>
            <w:proofErr w:type="spellEnd"/>
            <w:r>
              <w:rPr>
                <w:sz w:val="19"/>
              </w:rPr>
              <w:t>), CC MT Controller and ASM role users</w:t>
            </w:r>
          </w:p>
        </w:tc>
        <w:tc>
          <w:tcPr>
            <w:tcW w:w="3552" w:type="dxa"/>
          </w:tcPr>
          <w:p w:rsidR="001A496D" w:rsidRDefault="00000000" w14:paraId="20F10FAF" w14:textId="77777777">
            <w:pPr>
              <w:spacing w:after="0"/>
              <w:cnfStyle w:val="000000100000" w:firstRow="0" w:lastRow="0" w:firstColumn="0" w:lastColumn="0" w:oddVBand="0" w:evenVBand="0" w:oddHBand="1" w:evenHBand="0" w:firstRowFirstColumn="0" w:firstRowLastColumn="0" w:lastRowFirstColumn="0" w:lastRowLastColumn="0"/>
            </w:pPr>
            <w:r>
              <w:rPr>
                <w:sz w:val="19"/>
              </w:rPr>
              <w:t>claim number, PC, FY, document number(s), posting date</w:t>
            </w:r>
          </w:p>
        </w:tc>
      </w:tr>
    </w:tbl>
    <w:p w:rsidR="001A496D" w:rsidRDefault="00000000" w14:paraId="3CE5FDC8" w14:textId="77777777">
      <w:proofErr w:type="spellStart"/>
      <w:r>
        <w:rPr>
          <w:rFonts w:ascii="Consolas" w:hAnsi="Consolas"/>
          <w:sz w:val="18"/>
        </w:rPr>
        <w:t>lsp_distributoremail</w:t>
      </w:r>
      <w:proofErr w:type="spellEnd"/>
      <w:r>
        <w:t xml:space="preserve"> is not populated for every distributor. Populate it before rollout or the notification silently sends to nobody.</w:t>
      </w:r>
    </w:p>
    <w:p w:rsidR="001A496D" w:rsidRDefault="007F4545" w14:paraId="7D25AE1D" w14:textId="331A6C92">
      <w:pPr>
        <w:spacing w:before="200" w:after="80"/>
      </w:pPr>
      <w:r>
        <w:rPr>
          <w:b/>
          <w:color w:val="1F3A5F"/>
          <w:sz w:val="28"/>
        </w:rPr>
        <w:t>8. DMS portal changes</w:t>
      </w:r>
    </w:p>
    <w:p w:rsidR="001A496D" w:rsidRDefault="007F4545" w14:paraId="29957ACF" w14:textId="4FF1F4CE">
      <w:pPr>
        <w:spacing w:before="120" w:after="80"/>
      </w:pPr>
      <w:r>
        <w:rPr>
          <w:b/>
          <w:color w:val="1F3A5F"/>
          <w:sz w:val="24"/>
        </w:rPr>
        <w:t>8.1 Tables</w:t>
      </w:r>
    </w:p>
    <w:p w:rsidR="001A496D" w:rsidRDefault="00000000" w14:paraId="66951CCE" w14:textId="28714AE5">
      <w:r>
        <w:rPr>
          <w:b/>
        </w:rPr>
        <w:t>New</w:t>
      </w:r>
      <w:r>
        <w:t xml:space="preserve"> </w:t>
      </w:r>
      <w:proofErr w:type="spellStart"/>
      <w:r>
        <w:rPr>
          <w:rFonts w:ascii="Consolas" w:hAnsi="Consolas"/>
          <w:sz w:val="18"/>
        </w:rPr>
        <w:t>lsp_claim_line_items</w:t>
      </w:r>
      <w:proofErr w:type="spellEnd"/>
      <w:r>
        <w:t>, 35 columns per section 4.</w:t>
      </w:r>
    </w:p>
    <w:p w:rsidR="001A496D" w:rsidRDefault="00000000" w14:paraId="017F013A" w14:textId="77777777">
      <w:pPr>
        <w:pStyle w:val="ListBullet"/>
      </w:pPr>
      <w:r>
        <w:t>Unique constraint on (</w:t>
      </w:r>
      <w:proofErr w:type="spellStart"/>
      <w:r>
        <w:rPr>
          <w:rFonts w:ascii="Consolas" w:hAnsi="Consolas"/>
          <w:sz w:val="18"/>
        </w:rPr>
        <w:t>lsp_claimid</w:t>
      </w:r>
      <w:proofErr w:type="spellEnd"/>
      <w:r>
        <w:t xml:space="preserve">, </w:t>
      </w:r>
      <w:proofErr w:type="spellStart"/>
      <w:r>
        <w:rPr>
          <w:rFonts w:ascii="Consolas" w:hAnsi="Consolas"/>
          <w:sz w:val="18"/>
        </w:rPr>
        <w:t>line_id</w:t>
      </w:r>
      <w:proofErr w:type="spellEnd"/>
      <w:r>
        <w:t xml:space="preserve">); </w:t>
      </w:r>
      <w:proofErr w:type="spellStart"/>
      <w:r>
        <w:rPr>
          <w:rFonts w:ascii="Consolas" w:hAnsi="Consolas"/>
          <w:sz w:val="18"/>
        </w:rPr>
        <w:t>line_id</w:t>
      </w:r>
      <w:proofErr w:type="spellEnd"/>
      <w:r>
        <w:t xml:space="preserve"> is the Dataverse GUID.</w:t>
      </w:r>
    </w:p>
    <w:p w:rsidR="001A496D" w:rsidRDefault="00000000" w14:paraId="005EC140" w14:textId="77777777">
      <w:pPr>
        <w:pStyle w:val="ListBullet"/>
      </w:pPr>
      <w:r>
        <w:t xml:space="preserve">FK </w:t>
      </w:r>
      <w:proofErr w:type="spellStart"/>
      <w:r>
        <w:rPr>
          <w:rFonts w:ascii="Consolas" w:hAnsi="Consolas"/>
          <w:sz w:val="18"/>
        </w:rPr>
        <w:t>lsp_claimid</w:t>
      </w:r>
      <w:proofErr w:type="spellEnd"/>
      <w:r>
        <w:t xml:space="preserve"> to the claim table, indexed. Every read is "all lines for one claim".</w:t>
      </w:r>
    </w:p>
    <w:p w:rsidR="001A496D" w:rsidRDefault="00000000" w14:paraId="4E286A0D" w14:textId="77777777">
      <w:pPr>
        <w:pStyle w:val="ListBullet"/>
      </w:pPr>
      <w:r>
        <w:t>Secondary index on (</w:t>
      </w:r>
      <w:proofErr w:type="spellStart"/>
      <w:r>
        <w:rPr>
          <w:rFonts w:ascii="Consolas" w:hAnsi="Consolas"/>
          <w:sz w:val="18"/>
        </w:rPr>
        <w:t>lsp_claimid</w:t>
      </w:r>
      <w:proofErr w:type="spellEnd"/>
      <w:r>
        <w:t xml:space="preserve">, </w:t>
      </w:r>
      <w:proofErr w:type="spellStart"/>
      <w:r>
        <w:rPr>
          <w:rFonts w:ascii="Consolas" w:hAnsi="Consolas"/>
          <w:sz w:val="18"/>
        </w:rPr>
        <w:t>MT_Chain_Name</w:t>
      </w:r>
      <w:proofErr w:type="spellEnd"/>
      <w:r>
        <w:t>) for the chain filter.</w:t>
      </w:r>
    </w:p>
    <w:p w:rsidR="001A496D" w:rsidRDefault="00000000" w14:paraId="7F7943BB" w14:textId="77777777">
      <w:r>
        <w:rPr>
          <w:b/>
        </w:rPr>
        <w:t>Existing claim table:</w:t>
      </w:r>
      <w:r>
        <w:t xml:space="preserve"> add </w:t>
      </w:r>
      <w:proofErr w:type="spellStart"/>
      <w:r>
        <w:rPr>
          <w:rFonts w:ascii="Consolas" w:hAnsi="Consolas"/>
          <w:sz w:val="18"/>
        </w:rPr>
        <w:t>lsp_fy</w:t>
      </w:r>
      <w:proofErr w:type="spellEnd"/>
      <w:r>
        <w:t xml:space="preserve">, </w:t>
      </w:r>
      <w:proofErr w:type="spellStart"/>
      <w:r>
        <w:rPr>
          <w:rFonts w:ascii="Consolas" w:hAnsi="Consolas"/>
          <w:sz w:val="18"/>
        </w:rPr>
        <w:t>lsp_totalnrclaimwithsr</w:t>
      </w:r>
      <w:proofErr w:type="spellEnd"/>
      <w:r>
        <w:t xml:space="preserve">, </w:t>
      </w:r>
      <w:proofErr w:type="spellStart"/>
      <w:r>
        <w:rPr>
          <w:rFonts w:ascii="Consolas" w:hAnsi="Consolas"/>
          <w:sz w:val="18"/>
        </w:rPr>
        <w:t>lsp_totalpoclaimwithsr</w:t>
      </w:r>
      <w:proofErr w:type="spellEnd"/>
      <w:r>
        <w:t>, plus the status-sync fields (</w:t>
      </w:r>
      <w:proofErr w:type="spellStart"/>
      <w:r>
        <w:rPr>
          <w:rFonts w:ascii="Consolas" w:hAnsi="Consolas"/>
          <w:sz w:val="18"/>
        </w:rPr>
        <w:t>lsp_statuscode</w:t>
      </w:r>
      <w:proofErr w:type="spellEnd"/>
      <w:r>
        <w:t xml:space="preserve">, </w:t>
      </w:r>
      <w:proofErr w:type="spellStart"/>
      <w:r>
        <w:rPr>
          <w:rFonts w:ascii="Consolas" w:hAnsi="Consolas"/>
          <w:sz w:val="18"/>
        </w:rPr>
        <w:t>lsp_statustext</w:t>
      </w:r>
      <w:proofErr w:type="spellEnd"/>
      <w:r>
        <w:t xml:space="preserve">, </w:t>
      </w:r>
      <w:proofErr w:type="spellStart"/>
      <w:r>
        <w:rPr>
          <w:rFonts w:ascii="Consolas" w:hAnsi="Consolas"/>
          <w:sz w:val="18"/>
        </w:rPr>
        <w:t>lsp_nrdocumentnumber</w:t>
      </w:r>
      <w:proofErr w:type="spellEnd"/>
      <w:r>
        <w:t xml:space="preserve">, </w:t>
      </w:r>
      <w:proofErr w:type="spellStart"/>
      <w:r>
        <w:rPr>
          <w:rFonts w:ascii="Consolas" w:hAnsi="Consolas"/>
          <w:sz w:val="18"/>
        </w:rPr>
        <w:t>lsp_podocumentnumber</w:t>
      </w:r>
      <w:proofErr w:type="spellEnd"/>
      <w:r>
        <w:t xml:space="preserve">, </w:t>
      </w:r>
      <w:proofErr w:type="spellStart"/>
      <w:r>
        <w:rPr>
          <w:rFonts w:ascii="Consolas" w:hAnsi="Consolas"/>
          <w:sz w:val="18"/>
        </w:rPr>
        <w:t>lsp_postingdate</w:t>
      </w:r>
      <w:proofErr w:type="spellEnd"/>
      <w:r>
        <w:t xml:space="preserve">, </w:t>
      </w:r>
      <w:proofErr w:type="spellStart"/>
      <w:r>
        <w:rPr>
          <w:rFonts w:ascii="Consolas" w:hAnsi="Consolas"/>
          <w:sz w:val="18"/>
        </w:rPr>
        <w:t>lsp_errormessage</w:t>
      </w:r>
      <w:proofErr w:type="spellEnd"/>
      <w:r>
        <w:t xml:space="preserve">, </w:t>
      </w:r>
      <w:proofErr w:type="spellStart"/>
      <w:r>
        <w:rPr>
          <w:rFonts w:ascii="Consolas" w:hAnsi="Consolas"/>
          <w:sz w:val="18"/>
        </w:rPr>
        <w:t>lsp_lastupdated</w:t>
      </w:r>
      <w:proofErr w:type="spellEnd"/>
      <w:r>
        <w:t>).</w:t>
      </w:r>
    </w:p>
    <w:p w:rsidR="001A496D" w:rsidRDefault="00000000" w14:paraId="6A284A8D" w14:textId="77777777">
      <w:r>
        <w:rPr>
          <w:b/>
        </w:rPr>
        <w:t>Chain table:</w:t>
      </w:r>
      <w:r>
        <w:t xml:space="preserve"> no change.</w:t>
      </w:r>
    </w:p>
    <w:p w:rsidR="001A496D" w:rsidRDefault="007F4545" w14:paraId="26C0F989" w14:textId="67B1DED2">
      <w:pPr>
        <w:spacing w:before="120" w:after="80"/>
      </w:pPr>
      <w:r>
        <w:rPr>
          <w:b/>
          <w:color w:val="1F3A5F"/>
          <w:sz w:val="24"/>
        </w:rPr>
        <w:t>8.2 `</w:t>
      </w:r>
      <w:proofErr w:type="spellStart"/>
      <w:r>
        <w:rPr>
          <w:b/>
          <w:color w:val="1F3A5F"/>
          <w:sz w:val="24"/>
        </w:rPr>
        <w:t>insertLspClaims.php</w:t>
      </w:r>
      <w:proofErr w:type="spellEnd"/>
      <w:r>
        <w:rPr>
          <w:b/>
          <w:color w:val="1F3A5F"/>
          <w:sz w:val="24"/>
        </w:rPr>
        <w:t>`</w:t>
      </w:r>
    </w:p>
    <w:p w:rsidR="001A496D" w:rsidRDefault="00000000" w14:paraId="5431CF57" w14:textId="77777777">
      <w:pPr>
        <w:pStyle w:val="ListBullet"/>
      </w:pPr>
      <w:r>
        <w:t xml:space="preserve">Parse </w:t>
      </w:r>
      <w:proofErr w:type="spellStart"/>
      <w:r>
        <w:rPr>
          <w:rFonts w:ascii="Consolas" w:hAnsi="Consolas"/>
          <w:sz w:val="18"/>
        </w:rPr>
        <w:t>lsp_lineitems</w:t>
      </w:r>
      <w:proofErr w:type="spellEnd"/>
      <w:r>
        <w:t xml:space="preserve"> the same way </w:t>
      </w:r>
      <w:proofErr w:type="spellStart"/>
      <w:r>
        <w:rPr>
          <w:rFonts w:ascii="Consolas" w:hAnsi="Consolas"/>
          <w:sz w:val="18"/>
        </w:rPr>
        <w:t>lsp_chains</w:t>
      </w:r>
      <w:proofErr w:type="spellEnd"/>
      <w:r>
        <w:t xml:space="preserve"> is parsed and insert into the new table.</w:t>
      </w:r>
    </w:p>
    <w:p w:rsidR="001A496D" w:rsidRDefault="00000000" w14:paraId="15EC1CE4" w14:textId="77777777">
      <w:pPr>
        <w:pStyle w:val="ListBullet"/>
      </w:pPr>
      <w:r>
        <w:t xml:space="preserve">Absent or empty </w:t>
      </w:r>
      <w:proofErr w:type="spellStart"/>
      <w:r>
        <w:rPr>
          <w:rFonts w:ascii="Consolas" w:hAnsi="Consolas"/>
          <w:sz w:val="18"/>
        </w:rPr>
        <w:t>lsp_lineitems</w:t>
      </w:r>
      <w:proofErr w:type="spellEnd"/>
      <w:r>
        <w:t xml:space="preserve"> </w:t>
      </w:r>
      <w:proofErr w:type="gramStart"/>
      <w:r>
        <w:t>is</w:t>
      </w:r>
      <w:proofErr w:type="gramEnd"/>
      <w:r>
        <w:t xml:space="preserve"> not an error, so both sides can release independently.</w:t>
      </w:r>
    </w:p>
    <w:p w:rsidR="001A496D" w:rsidRDefault="00000000" w14:paraId="1E1D19F7" w14:textId="77777777">
      <w:pPr>
        <w:pStyle w:val="ListBullet"/>
      </w:pPr>
      <w:r>
        <w:rPr>
          <w:b/>
        </w:rPr>
        <w:t>Replace, not append.</w:t>
      </w:r>
      <w:r>
        <w:t xml:space="preserve"> A REVISED claim re-sends every line. Delete existing lines for that</w:t>
      </w:r>
    </w:p>
    <w:p w:rsidR="001A496D" w:rsidRDefault="00000000" w14:paraId="5D79E8FA" w14:textId="77777777">
      <w:proofErr w:type="spellStart"/>
      <w:r>
        <w:rPr>
          <w:rFonts w:ascii="Consolas" w:hAnsi="Consolas"/>
          <w:sz w:val="18"/>
        </w:rPr>
        <w:t>lsp_claimid</w:t>
      </w:r>
      <w:proofErr w:type="spellEnd"/>
      <w:r>
        <w:t xml:space="preserve"> before inserting, in the same transaction as the chain rows.</w:t>
      </w:r>
    </w:p>
    <w:p w:rsidR="001A496D" w:rsidRDefault="00000000" w14:paraId="28EBAD44" w14:textId="77777777">
      <w:pPr>
        <w:pStyle w:val="ListBullet"/>
      </w:pPr>
      <w:r>
        <w:rPr>
          <w:b/>
        </w:rPr>
        <w:t>Bulk insert.</w:t>
      </w:r>
      <w:r>
        <w:t xml:space="preserve"> 2,000 rows as a single multi-row insert inside a transaction, not 2,000</w:t>
      </w:r>
    </w:p>
    <w:p w:rsidR="001A496D" w:rsidRDefault="00000000" w14:paraId="7462D980" w14:textId="77777777">
      <w:r>
        <w:t>statements. Largest performance item on the DMS side.</w:t>
      </w:r>
    </w:p>
    <w:p w:rsidR="001A496D" w:rsidRDefault="00000000" w14:paraId="7C5066A9" w14:textId="77777777">
      <w:pPr>
        <w:pStyle w:val="ListBullet"/>
      </w:pPr>
      <w:r>
        <w:t>Transactional with the header: if the line insert fails, roll the whole claim back and return</w:t>
      </w:r>
    </w:p>
    <w:p w:rsidR="001A496D" w:rsidRDefault="00000000" w14:paraId="337F4A25" w14:textId="77777777">
      <w:r>
        <w:t>non-200 so our failure email fires and the claim is not marked as sent.</w:t>
      </w:r>
    </w:p>
    <w:p w:rsidR="001A496D" w:rsidRDefault="00000000" w14:paraId="354C44E2" w14:textId="77777777">
      <w:pPr>
        <w:pStyle w:val="ListBullet"/>
      </w:pPr>
      <w:r>
        <w:rPr>
          <w:b/>
        </w:rPr>
        <w:t>Accept a JSON array of claim objects as well as a single object.</w:t>
      </w:r>
      <w:r>
        <w:t xml:space="preserve"> Not used at </w:t>
      </w:r>
      <w:proofErr w:type="gramStart"/>
      <w:r>
        <w:t>launch</w:t>
      </w:r>
      <w:proofErr w:type="gramEnd"/>
      <w:r>
        <w:t>, it keeps</w:t>
      </w:r>
    </w:p>
    <w:p w:rsidR="001A496D" w:rsidRDefault="00000000" w14:paraId="49FB6AF7" w14:textId="77777777">
      <w:r>
        <w:t xml:space="preserve">a future multi-claim </w:t>
      </w:r>
      <w:proofErr w:type="gramStart"/>
      <w:r>
        <w:t>send</w:t>
      </w:r>
      <w:proofErr w:type="gramEnd"/>
      <w:r>
        <w:t xml:space="preserve"> from needing a contract change.</w:t>
      </w:r>
    </w:p>
    <w:p w:rsidR="001A496D" w:rsidP="1B90E429" w:rsidRDefault="007F4545" w14:paraId="1A2B3C01" w14:textId="4BC25EB4">
      <w:pPr>
        <w:pStyle w:val="Normal"/>
        <w:suppressLineNumbers w:val="0"/>
        <w:bidi w:val="0"/>
        <w:spacing w:before="120" w:beforeAutospacing="off" w:after="80" w:afterAutospacing="off" w:line="276" w:lineRule="auto"/>
        <w:ind w:left="0" w:right="0"/>
        <w:jc w:val="left"/>
        <w:pPrChange w:author="Guest User" w:date="2026-08-24T08:51:56.752Z">
          <w:pPr>
            <w:pStyle w:val="Normal"/>
            <w:spacing w:before="120" w:beforeAutospacing="off" w:after="80" w:afterAutospacing="off"/>
          </w:pPr>
        </w:pPrChange>
      </w:pPr>
      <w:r w:rsidRPr="1B90E429" w:rsidR="1B90E429">
        <w:rPr>
          <w:b w:val="1"/>
          <w:bCs w:val="1"/>
          <w:color w:val="1F3A5F"/>
          <w:sz w:val="24"/>
          <w:szCs w:val="24"/>
        </w:rPr>
        <w:t xml:space="preserve">8.3 Claim status: "Under </w:t>
      </w:r>
      <w:del w:author="Guest User" w:date="2026-08-24T08:51:56.57Z" w16du:dateUtc="2026-08-24T08:51:56.57Z" w:id="714209824">
        <w:r w:rsidRPr="1B90E429" w:rsidDel="1B90E429">
          <w:rPr>
            <w:b w:val="1"/>
            <w:bCs w:val="1"/>
            <w:color w:val="1F3A5F"/>
            <w:sz w:val="24"/>
            <w:szCs w:val="24"/>
          </w:rPr>
          <w:delText>Review</w:delText>
        </w:r>
      </w:del>
      <w:ins w:author="Guest User" w:date="2026-08-24T08:51:58.502Z" w16du:dateUtc="2026-08-24T08:51:58.502Z" w:id="2140162378">
        <w:r w:rsidRPr="1B90E429" w:rsidR="1B90E429">
          <w:rPr>
            <w:b w:val="1"/>
            <w:bCs w:val="1"/>
            <w:color w:val="1F3A5F"/>
            <w:sz w:val="24"/>
            <w:szCs w:val="24"/>
          </w:rPr>
          <w:t>Process</w:t>
        </w:r>
      </w:ins>
      <w:r w:rsidRPr="1B90E429" w:rsidR="1B90E429">
        <w:rPr>
          <w:b w:val="1"/>
          <w:bCs w:val="1"/>
          <w:color w:val="1F3A5F"/>
          <w:sz w:val="24"/>
          <w:szCs w:val="24"/>
        </w:rPr>
        <w:t>" (new)</w:t>
      </w:r>
    </w:p>
    <w:p w:rsidR="001A496D" w:rsidRDefault="00000000" w14:paraId="1A2B3C02" w14:textId="1A2B3C02">
      <w:pPr>
        <w:pStyle w:val="ListBullet"/>
      </w:pPr>
      <w:r>
        <w:t>When the distributor clicks OK against a claim (8.5), DMS sets that claim’s portal status to “Under Review” in the same transaction as recording the OK response. This is a local DMS state change; it is not driven by an LSP event.</w:t>
      </w:r>
    </w:p>
    <w:p w:rsidR="001A496D" w:rsidRDefault="00000000" w14:paraId="1A2B3C03" w14:textId="1A2B3C03">
      <w:pPr>
        <w:pStyle w:val="ListBullet"/>
      </w:pPr>
      <w:r>
        <w:t>“Under Review” holds until the POSTED status sync call (8.4) arrives for that claim; the handler in 8.4 then moves the status to Posted with the document number(s) received.</w:t>
      </w:r>
    </w:p>
    <w:p w:rsidR="001A496D" w:rsidRDefault="00000000" w14:paraId="1A2B3C04" w14:textId="1A2B3C04">
      <w:pPr>
        <w:pStyle w:val="ListBullet"/>
      </w:pPr>
      <w:r>
        <w:t>Purpose: between the distributor’s OK and the claim being posted in SAP, the portal shows the claim as under review rather than static or unchanged, so the distributor can see it is progressing.</w:t>
      </w:r>
    </w:p>
    <w:p w:rsidR="001A496D" w:rsidRDefault="007F4545" w14:paraId="4D436FE7" w14:textId="70CD0324">
      <w:pPr>
        <w:spacing w:before="120" w:after="80"/>
      </w:pPr>
      <w:r>
        <w:rPr>
          <w:b/>
          <w:color w:val="1F3A5F"/>
          <w:sz w:val="24"/>
        </w:rPr>
        <w:t>8.4 `</w:t>
      </w:r>
      <w:proofErr w:type="spellStart"/>
      <w:r>
        <w:rPr>
          <w:b/>
          <w:color w:val="1F3A5F"/>
          <w:sz w:val="24"/>
        </w:rPr>
        <w:t>updateLspClaimStatus.php</w:t>
      </w:r>
      <w:proofErr w:type="spellEnd"/>
      <w:r>
        <w:rPr>
          <w:b/>
          <w:color w:val="1F3A5F"/>
          <w:sz w:val="24"/>
        </w:rPr>
        <w:t>` (new)</w:t>
      </w:r>
    </w:p>
    <w:p w:rsidR="001A496D" w:rsidRDefault="00000000" w14:paraId="2F28D985" w14:textId="77777777">
      <w:r>
        <w:t xml:space="preserve">Matches on </w:t>
      </w:r>
      <w:proofErr w:type="spellStart"/>
      <w:r>
        <w:rPr>
          <w:rFonts w:ascii="Consolas" w:hAnsi="Consolas"/>
          <w:sz w:val="18"/>
        </w:rPr>
        <w:t>lsp_claimid</w:t>
      </w:r>
      <w:proofErr w:type="spellEnd"/>
      <w:r>
        <w:t>, updates the claim row in place, never inserts. Idempotent: the same event twice must not duplicate or corrupt state. Log every call with its timestamp for audit.</w:t>
      </w:r>
    </w:p>
    <w:p w:rsidR="001A496D" w:rsidRDefault="007F4545" w14:paraId="4D2D8CAC" w14:textId="5534C501">
      <w:pPr>
        <w:spacing w:before="120" w:after="80"/>
      </w:pPr>
      <w:r>
        <w:rPr>
          <w:b/>
          <w:color w:val="1F3A5F"/>
          <w:sz w:val="24"/>
        </w:rPr>
        <w:t>8.5 Line-item presentation and tamper prevention</w:t>
      </w:r>
    </w:p>
    <w:p w:rsidR="001A496D" w:rsidRDefault="00000000" w14:paraId="677A75A7" w14:textId="77777777">
      <w:r>
        <w:rPr>
          <w:b/>
        </w:rPr>
        <w:t>Do not render 2,000 rows in the page.</w:t>
      </w:r>
      <w:r>
        <w:t xml:space="preserve"> The deliverable is a per-claim </w:t>
      </w:r>
      <w:r>
        <w:rPr>
          <w:b/>
        </w:rPr>
        <w:t>Excel download</w:t>
      </w:r>
      <w:r>
        <w:t>, with an optional paginated on-screen view (default 50 rows, filter by chain and invoice number).</w:t>
      </w:r>
    </w:p>
    <w:tbl>
      <w:tblPr>
        <w:tblStyle w:val="LightGrid-Accent1"/>
        <w:tblW w:w="5000" w:type="pct"/>
        <w:tblBorders>
          <w:top w:val="single" w:color="7F9DC7" w:sz="6" w:space="0"/>
          <w:left w:val="single" w:color="7F9DC7" w:sz="6" w:space="0"/>
          <w:bottom w:val="single" w:color="7F9DC7" w:sz="6" w:space="0"/>
          <w:right w:val="single" w:color="7F9DC7" w:sz="6" w:space="0"/>
          <w:insideH w:val="single" w:color="B4C6E7" w:sz="6" w:space="0"/>
          <w:insideV w:val="single" w:color="B4C6E7" w:sz="6" w:space="0"/>
        </w:tblBorders>
        <w:tblCellMar>
          <w:top w:w="36" w:type="dxa"/>
          <w:left w:w="72" w:type="dxa"/>
          <w:bottom w:w="36" w:type="dxa"/>
          <w:right w:w="72" w:type="dxa"/>
        </w:tblCellMar>
        <w:tblLook w:val="04A0" w:firstRow="1" w:lastRow="0" w:firstColumn="1" w:lastColumn="0" w:noHBand="0" w:noVBand="1"/>
      </w:tblPr>
      <w:tblGrid>
        <w:gridCol w:w="2199"/>
        <w:gridCol w:w="8457"/>
      </w:tblGrid>
      <w:tr w:rsidR="001A496D" w:rsidTr="009343FA" w14:paraId="43939F2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99" w:type="dxa"/>
            <w:shd w:val="clear" w:color="auto" w:fill="D9E2F3"/>
            <w:vAlign w:val="center"/>
          </w:tcPr>
          <w:p w:rsidR="001A496D" w:rsidRDefault="00000000" w14:paraId="60007955" w14:textId="77777777">
            <w:pPr>
              <w:spacing w:after="0"/>
            </w:pPr>
            <w:r>
              <w:rPr>
                <w:sz w:val="20"/>
              </w:rPr>
              <w:t>Control</w:t>
            </w:r>
          </w:p>
        </w:tc>
        <w:tc>
          <w:tcPr>
            <w:tcW w:w="8457" w:type="dxa"/>
            <w:shd w:val="clear" w:color="auto" w:fill="D9E2F3"/>
            <w:vAlign w:val="center"/>
          </w:tcPr>
          <w:p w:rsidR="001A496D" w:rsidRDefault="00000000" w14:paraId="0D3BA0C7" w14:textId="77777777">
            <w:pPr>
              <w:spacing w:after="0"/>
              <w:cnfStyle w:val="100000000000" w:firstRow="1" w:lastRow="0" w:firstColumn="0" w:lastColumn="0" w:oddVBand="0" w:evenVBand="0" w:oddHBand="0" w:evenHBand="0" w:firstRowFirstColumn="0" w:firstRowLastColumn="0" w:lastRowFirstColumn="0" w:lastRowLastColumn="0"/>
            </w:pPr>
            <w:r>
              <w:rPr>
                <w:sz w:val="20"/>
              </w:rPr>
              <w:t>Implementation</w:t>
            </w:r>
          </w:p>
        </w:tc>
      </w:tr>
      <w:tr w:rsidR="001A496D" w:rsidTr="009343FA" w14:paraId="3CB4CE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rsidR="001A496D" w:rsidRDefault="00000000" w14:paraId="114E539F" w14:textId="77777777">
            <w:pPr>
              <w:spacing w:after="0"/>
            </w:pPr>
            <w:r>
              <w:rPr>
                <w:sz w:val="19"/>
              </w:rPr>
              <w:t>Server-generated file</w:t>
            </w:r>
          </w:p>
        </w:tc>
        <w:tc>
          <w:tcPr>
            <w:tcW w:w="8457" w:type="dxa"/>
          </w:tcPr>
          <w:p w:rsidR="001A496D" w:rsidRDefault="00000000" w14:paraId="04EABF2D" w14:textId="77777777">
            <w:pPr>
              <w:spacing w:after="0"/>
              <w:cnfStyle w:val="000000100000" w:firstRow="0" w:lastRow="0" w:firstColumn="0" w:lastColumn="0" w:oddVBand="0" w:evenVBand="0" w:oddHBand="1" w:evenHBand="0" w:firstRowFirstColumn="0" w:firstRowLastColumn="0" w:lastRowFirstColumn="0" w:lastRowLastColumn="0"/>
            </w:pPr>
            <w:r>
              <w:rPr>
                <w:sz w:val="19"/>
              </w:rPr>
              <w:t>Build the .xlsx server-side from the database at download time. Never build it client-side, never accept an uploaded copy back</w:t>
            </w:r>
          </w:p>
        </w:tc>
      </w:tr>
      <w:tr w:rsidR="001A496D" w:rsidTr="009343FA" w14:paraId="08253B0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rsidR="001A496D" w:rsidRDefault="00000000" w14:paraId="7F66DF0E" w14:textId="77777777">
            <w:pPr>
              <w:spacing w:after="0"/>
            </w:pPr>
            <w:r>
              <w:rPr>
                <w:sz w:val="19"/>
              </w:rPr>
              <w:t>Read-only workbook</w:t>
            </w:r>
          </w:p>
        </w:tc>
        <w:tc>
          <w:tcPr>
            <w:tcW w:w="8457" w:type="dxa"/>
          </w:tcPr>
          <w:p w:rsidR="001A496D" w:rsidRDefault="00000000" w14:paraId="2888189E" w14:textId="77777777">
            <w:pPr>
              <w:spacing w:after="0"/>
              <w:cnfStyle w:val="000000010000" w:firstRow="0" w:lastRow="0" w:firstColumn="0" w:lastColumn="0" w:oddVBand="0" w:evenVBand="0" w:oddHBand="0" w:evenHBand="1" w:firstRowFirstColumn="0" w:firstRowLastColumn="0" w:lastRowFirstColumn="0" w:lastRowLastColumn="0"/>
            </w:pPr>
            <w:r>
              <w:rPr>
                <w:sz w:val="19"/>
              </w:rPr>
              <w:t>Sheet and workbook protection with a server-held password; lock all cells; disable insert, delete and sort</w:t>
            </w:r>
          </w:p>
        </w:tc>
      </w:tr>
      <w:tr w:rsidR="001A496D" w:rsidTr="009343FA" w14:paraId="5AE494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rsidR="001A496D" w:rsidRDefault="00000000" w14:paraId="1756E014" w14:textId="77777777">
            <w:pPr>
              <w:spacing w:after="0"/>
            </w:pPr>
            <w:r>
              <w:rPr>
                <w:sz w:val="19"/>
              </w:rPr>
              <w:t>No formulas</w:t>
            </w:r>
          </w:p>
        </w:tc>
        <w:tc>
          <w:tcPr>
            <w:tcW w:w="8457" w:type="dxa"/>
          </w:tcPr>
          <w:p w:rsidR="001A496D" w:rsidRDefault="00000000" w14:paraId="7ADF12E3" w14:textId="77777777">
            <w:pPr>
              <w:spacing w:after="0"/>
              <w:cnfStyle w:val="000000100000" w:firstRow="0" w:lastRow="0" w:firstColumn="0" w:lastColumn="0" w:oddVBand="0" w:evenVBand="0" w:oddHBand="1" w:evenHBand="0" w:firstRowFirstColumn="0" w:firstRowLastColumn="0" w:lastRowFirstColumn="0" w:lastRowLastColumn="0"/>
            </w:pPr>
            <w:r>
              <w:rPr>
                <w:sz w:val="19"/>
              </w:rPr>
              <w:t>Literal values only, so nothing recalculates if protection is stripped</w:t>
            </w:r>
          </w:p>
        </w:tc>
      </w:tr>
      <w:tr w:rsidR="001A496D" w:rsidTr="009343FA" w14:paraId="44FEBC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rsidR="001A496D" w:rsidRDefault="00000000" w14:paraId="0E1F5DD7" w14:textId="77777777">
            <w:pPr>
              <w:spacing w:after="0"/>
            </w:pPr>
            <w:r>
              <w:rPr>
                <w:sz w:val="19"/>
              </w:rPr>
              <w:t>Provenance header</w:t>
            </w:r>
          </w:p>
        </w:tc>
        <w:tc>
          <w:tcPr>
            <w:tcW w:w="8457" w:type="dxa"/>
          </w:tcPr>
          <w:p w:rsidR="001A496D" w:rsidRDefault="00000000" w14:paraId="645FA9B7" w14:textId="77777777">
            <w:pPr>
              <w:spacing w:after="0"/>
              <w:cnfStyle w:val="000000010000" w:firstRow="0" w:lastRow="0" w:firstColumn="0" w:lastColumn="0" w:oddVBand="0" w:evenVBand="0" w:oddHBand="0" w:evenHBand="1" w:firstRowFirstColumn="0" w:firstRowLastColumn="0" w:lastRowFirstColumn="0" w:lastRowLastColumn="0"/>
            </w:pPr>
            <w:r>
              <w:rPr>
                <w:sz w:val="19"/>
              </w:rPr>
              <w:t>Claim number, distributor code, PC, FY, generated-on timestamp and logged-in user in the first rows</w:t>
            </w:r>
          </w:p>
        </w:tc>
      </w:tr>
      <w:tr w:rsidR="001A496D" w:rsidTr="009343FA" w14:paraId="2824B2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rsidR="001A496D" w:rsidRDefault="00000000" w14:paraId="7B945CB6" w14:textId="77777777">
            <w:pPr>
              <w:spacing w:after="0"/>
            </w:pPr>
            <w:r>
              <w:rPr>
                <w:sz w:val="19"/>
              </w:rPr>
              <w:t>Integrity stamp</w:t>
            </w:r>
          </w:p>
        </w:tc>
        <w:tc>
          <w:tcPr>
            <w:tcW w:w="8457" w:type="dxa"/>
          </w:tcPr>
          <w:p w:rsidR="001A496D" w:rsidRDefault="00000000" w14:paraId="05B5BD1D" w14:textId="77777777">
            <w:pPr>
              <w:spacing w:after="0"/>
              <w:cnfStyle w:val="000000100000" w:firstRow="0" w:lastRow="0" w:firstColumn="0" w:lastColumn="0" w:oddVBand="0" w:evenVBand="0" w:oddHBand="1" w:evenHBand="0" w:firstRowFirstColumn="0" w:firstRowLastColumn="0" w:lastRowFirstColumn="0" w:lastRowLastColumn="0"/>
            </w:pPr>
            <w:r>
              <w:rPr>
                <w:sz w:val="19"/>
              </w:rPr>
              <w:t>SHA-256 of the data range stored against the claim and printed in the footer, so a returned file can be verified</w:t>
            </w:r>
          </w:p>
        </w:tc>
      </w:tr>
      <w:tr w:rsidR="001A496D" w:rsidTr="009343FA" w14:paraId="456F56F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rsidR="001A496D" w:rsidRDefault="00000000" w14:paraId="22F08963" w14:textId="77777777">
            <w:pPr>
              <w:spacing w:after="0"/>
            </w:pPr>
            <w:r>
              <w:rPr>
                <w:sz w:val="19"/>
              </w:rPr>
              <w:t>Watermark</w:t>
            </w:r>
          </w:p>
        </w:tc>
        <w:tc>
          <w:tcPr>
            <w:tcW w:w="8457" w:type="dxa"/>
          </w:tcPr>
          <w:p w:rsidR="001A496D" w:rsidRDefault="00000000" w14:paraId="00D34E4B" w14:textId="77777777">
            <w:pPr>
              <w:spacing w:after="0"/>
              <w:cnfStyle w:val="000000010000" w:firstRow="0" w:lastRow="0" w:firstColumn="0" w:lastColumn="0" w:oddVBand="0" w:evenVBand="0" w:oddHBand="0" w:evenHBand="1" w:firstRowFirstColumn="0" w:firstRowLastColumn="0" w:lastRowFirstColumn="0" w:lastRowLastColumn="0"/>
            </w:pPr>
            <w:r>
              <w:rPr>
                <w:sz w:val="19"/>
              </w:rPr>
              <w:t>"System generated. Not valid if modified." in the header row and the file properties</w:t>
            </w:r>
          </w:p>
        </w:tc>
      </w:tr>
      <w:tr w:rsidR="001A496D" w:rsidTr="009343FA" w14:paraId="647CED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rsidR="001A496D" w:rsidRDefault="00000000" w14:paraId="5B68BCD1" w14:textId="77777777">
            <w:pPr>
              <w:spacing w:after="0"/>
            </w:pPr>
            <w:r>
              <w:rPr>
                <w:sz w:val="19"/>
              </w:rPr>
              <w:t>Audit log</w:t>
            </w:r>
          </w:p>
        </w:tc>
        <w:tc>
          <w:tcPr>
            <w:tcW w:w="8457" w:type="dxa"/>
          </w:tcPr>
          <w:p w:rsidR="001A496D" w:rsidRDefault="00000000" w14:paraId="5C2076DD" w14:textId="77777777">
            <w:pPr>
              <w:spacing w:after="0"/>
              <w:cnfStyle w:val="000000100000" w:firstRow="0" w:lastRow="0" w:firstColumn="0" w:lastColumn="0" w:oddVBand="0" w:evenVBand="0" w:oddHBand="1" w:evenHBand="0" w:firstRowFirstColumn="0" w:firstRowLastColumn="0" w:lastRowFirstColumn="0" w:lastRowLastColumn="0"/>
            </w:pPr>
            <w:r>
              <w:rPr>
                <w:sz w:val="19"/>
              </w:rPr>
              <w:t>Record every download: claim, user, timestamp, row count</w:t>
            </w:r>
          </w:p>
        </w:tc>
      </w:tr>
      <w:tr w:rsidR="001A496D" w:rsidTr="009343FA" w14:paraId="51FBD94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rsidR="001A496D" w:rsidRDefault="00000000" w14:paraId="27AD5314" w14:textId="77777777">
            <w:pPr>
              <w:spacing w:after="0"/>
            </w:pPr>
            <w:r>
              <w:rPr>
                <w:sz w:val="19"/>
              </w:rPr>
              <w:t>Authoritative source</w:t>
            </w:r>
          </w:p>
        </w:tc>
        <w:tc>
          <w:tcPr>
            <w:tcW w:w="8457" w:type="dxa"/>
          </w:tcPr>
          <w:p w:rsidR="001A496D" w:rsidRDefault="00000000" w14:paraId="3F58EFFF" w14:textId="77777777">
            <w:pPr>
              <w:spacing w:after="0"/>
              <w:cnfStyle w:val="000000010000" w:firstRow="0" w:lastRow="0" w:firstColumn="0" w:lastColumn="0" w:oddVBand="0" w:evenVBand="0" w:oddHBand="0" w:evenHBand="1" w:firstRowFirstColumn="0" w:firstRowLastColumn="0" w:lastRowFirstColumn="0" w:lastRowLastColumn="0"/>
            </w:pPr>
            <w:r>
              <w:rPr>
                <w:sz w:val="19"/>
              </w:rPr>
              <w:t>The verification decision is taken on-screen from the database, never from the workbook</w:t>
            </w:r>
          </w:p>
        </w:tc>
      </w:tr>
    </w:tbl>
    <w:p w:rsidR="001A496D" w:rsidRDefault="00000000" w14:paraId="45CBA295" w14:textId="77777777">
      <w:r>
        <w:t>Excel protection is a deterrent, not cryptography, and can be stripped by a determined user. What holds is the integrity stamp plus the rule that the database is the record. No edited workbook is accepted as distributor feedback; the response path stays OK / NOT OK plus comments and documents.</w:t>
      </w:r>
    </w:p>
    <w:p w:rsidR="001A496D" w:rsidRDefault="007F4545" w14:paraId="3028F889" w14:textId="429B953F">
      <w:pPr>
        <w:spacing w:before="120" w:after="80"/>
      </w:pPr>
      <w:r>
        <w:rPr>
          <w:b/>
          <w:color w:val="1F3A5F"/>
          <w:sz w:val="24"/>
        </w:rPr>
        <w:t>8.6 Sizing</w:t>
      </w:r>
    </w:p>
    <w:p w:rsidR="001A496D" w:rsidRDefault="00000000" w14:paraId="2ED36168" w14:textId="77777777">
      <w:r>
        <w:t xml:space="preserve">Roughly 2,000 rows per claim across several hundred claims per periodic closure: a few hundred thousand rows per PC, low </w:t>
      </w:r>
      <w:proofErr w:type="gramStart"/>
      <w:r>
        <w:t>millions</w:t>
      </w:r>
      <w:proofErr w:type="gramEnd"/>
      <w:r>
        <w:t xml:space="preserve"> per year. </w:t>
      </w:r>
      <w:proofErr w:type="gramStart"/>
      <w:r>
        <w:t>Agree</w:t>
      </w:r>
      <w:proofErr w:type="gramEnd"/>
      <w:r>
        <w:t xml:space="preserve"> a retention or archival policy for closed periodic closures.</w:t>
      </w:r>
    </w:p>
    <w:p w:rsidR="001A496D" w:rsidRDefault="007F4545" w14:paraId="7E4CB11D" w14:textId="5D73ACE6">
      <w:pPr>
        <w:spacing w:before="200" w:after="80"/>
      </w:pPr>
      <w:r>
        <w:rPr>
          <w:b/>
          <w:color w:val="1F3A5F"/>
          <w:sz w:val="28"/>
        </w:rPr>
        <w:t>9. Volume</w:t>
      </w:r>
    </w:p>
    <w:tbl>
      <w:tblPr>
        <w:tblStyle w:val="LightGrid-Accent1"/>
        <w:tblW w:w="5000" w:type="pct"/>
        <w:tblBorders>
          <w:top w:val="single" w:color="7F9DC7" w:sz="6" w:space="0"/>
          <w:left w:val="single" w:color="7F9DC7" w:sz="6" w:space="0"/>
          <w:bottom w:val="single" w:color="7F9DC7" w:sz="6" w:space="0"/>
          <w:right w:val="single" w:color="7F9DC7" w:sz="6" w:space="0"/>
          <w:insideH w:val="single" w:color="B4C6E7" w:sz="6" w:space="0"/>
          <w:insideV w:val="single" w:color="B4C6E7" w:sz="6" w:space="0"/>
        </w:tblBorders>
        <w:tblCellMar>
          <w:top w:w="36" w:type="dxa"/>
          <w:left w:w="72" w:type="dxa"/>
          <w:bottom w:w="36" w:type="dxa"/>
          <w:right w:w="72" w:type="dxa"/>
        </w:tblCellMar>
        <w:tblLook w:val="04A0" w:firstRow="1" w:lastRow="0" w:firstColumn="1" w:lastColumn="0" w:noHBand="0" w:noVBand="1"/>
      </w:tblPr>
      <w:tblGrid>
        <w:gridCol w:w="5328"/>
        <w:gridCol w:w="5328"/>
      </w:tblGrid>
      <w:tr w:rsidR="001A496D" w:rsidTr="001A496D" w14:paraId="357E5E9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256" w:type="dxa"/>
            <w:shd w:val="clear" w:color="auto" w:fill="D9E2F3"/>
            <w:vAlign w:val="center"/>
          </w:tcPr>
          <w:p w:rsidR="001A496D" w:rsidRDefault="001A496D" w14:paraId="5F3399AC" w14:textId="77777777">
            <w:pPr>
              <w:spacing w:after="0"/>
            </w:pPr>
          </w:p>
        </w:tc>
        <w:tc>
          <w:tcPr>
            <w:tcW w:w="5256" w:type="dxa"/>
            <w:shd w:val="clear" w:color="auto" w:fill="D9E2F3"/>
            <w:vAlign w:val="center"/>
          </w:tcPr>
          <w:p w:rsidR="001A496D" w:rsidRDefault="00000000" w14:paraId="599B4A4D" w14:textId="77777777">
            <w:pPr>
              <w:spacing w:after="0"/>
              <w:cnfStyle w:val="100000000000" w:firstRow="1" w:lastRow="0" w:firstColumn="0" w:lastColumn="0" w:oddVBand="0" w:evenVBand="0" w:oddHBand="0" w:evenHBand="0" w:firstRowFirstColumn="0" w:firstRowLastColumn="0" w:lastRowFirstColumn="0" w:lastRowLastColumn="0"/>
            </w:pPr>
            <w:r>
              <w:rPr>
                <w:sz w:val="20"/>
              </w:rPr>
              <w:t>Value</w:t>
            </w:r>
          </w:p>
        </w:tc>
      </w:tr>
      <w:tr w:rsidR="001A496D" w:rsidTr="001A496D" w14:paraId="164ACB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rsidR="001A496D" w:rsidRDefault="00000000" w14:paraId="4C00836D" w14:textId="77777777">
            <w:pPr>
              <w:spacing w:after="0"/>
            </w:pPr>
            <w:r>
              <w:rPr>
                <w:sz w:val="19"/>
              </w:rPr>
              <w:t>Typical lines per claim</w:t>
            </w:r>
          </w:p>
        </w:tc>
        <w:tc>
          <w:tcPr>
            <w:tcW w:w="5256" w:type="dxa"/>
          </w:tcPr>
          <w:p w:rsidR="001A496D" w:rsidRDefault="00000000" w14:paraId="4ABED6FF" w14:textId="77777777">
            <w:pPr>
              <w:spacing w:after="0"/>
              <w:cnfStyle w:val="000000100000" w:firstRow="0" w:lastRow="0" w:firstColumn="0" w:lastColumn="0" w:oddVBand="0" w:evenVBand="0" w:oddHBand="1" w:evenHBand="0" w:firstRowFirstColumn="0" w:firstRowLastColumn="0" w:lastRowFirstColumn="0" w:lastRowLastColumn="0"/>
            </w:pPr>
            <w:r>
              <w:rPr>
                <w:sz w:val="19"/>
              </w:rPr>
              <w:t>1,600 to 2,000</w:t>
            </w:r>
          </w:p>
        </w:tc>
      </w:tr>
      <w:tr w:rsidR="001A496D" w:rsidTr="001A496D" w14:paraId="26C54CA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rsidR="001A496D" w:rsidRDefault="00000000" w14:paraId="4E7874A6" w14:textId="77777777">
            <w:pPr>
              <w:spacing w:after="0"/>
            </w:pPr>
            <w:r>
              <w:rPr>
                <w:sz w:val="19"/>
              </w:rPr>
              <w:t>Worst case</w:t>
            </w:r>
          </w:p>
        </w:tc>
        <w:tc>
          <w:tcPr>
            <w:tcW w:w="5256" w:type="dxa"/>
          </w:tcPr>
          <w:p w:rsidR="001A496D" w:rsidRDefault="00000000" w14:paraId="7E1FD898" w14:textId="77777777">
            <w:pPr>
              <w:spacing w:after="0"/>
              <w:cnfStyle w:val="000000010000" w:firstRow="0" w:lastRow="0" w:firstColumn="0" w:lastColumn="0" w:oddVBand="0" w:evenVBand="0" w:oddHBand="0" w:evenHBand="1" w:firstRowFirstColumn="0" w:firstRowLastColumn="0" w:lastRowFirstColumn="0" w:lastRowLastColumn="0"/>
            </w:pPr>
            <w:r>
              <w:rPr>
                <w:sz w:val="19"/>
              </w:rPr>
              <w:t>about 5,000</w:t>
            </w:r>
          </w:p>
        </w:tc>
      </w:tr>
      <w:tr w:rsidR="001A496D" w:rsidTr="001A496D" w14:paraId="4F5B4C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rsidR="001A496D" w:rsidRDefault="00000000" w14:paraId="7A1BAD03" w14:textId="77777777">
            <w:pPr>
              <w:spacing w:after="0"/>
            </w:pPr>
            <w:r>
              <w:rPr>
                <w:sz w:val="19"/>
              </w:rPr>
              <w:t>JSON per line, 35 keys</w:t>
            </w:r>
          </w:p>
        </w:tc>
        <w:tc>
          <w:tcPr>
            <w:tcW w:w="5256" w:type="dxa"/>
          </w:tcPr>
          <w:p w:rsidR="001A496D" w:rsidRDefault="00000000" w14:paraId="12C94B52" w14:textId="77777777">
            <w:pPr>
              <w:spacing w:after="0"/>
              <w:cnfStyle w:val="000000100000" w:firstRow="0" w:lastRow="0" w:firstColumn="0" w:lastColumn="0" w:oddVBand="0" w:evenVBand="0" w:oddHBand="1" w:evenHBand="0" w:firstRowFirstColumn="0" w:firstRowLastColumn="0" w:lastRowFirstColumn="0" w:lastRowLastColumn="0"/>
            </w:pPr>
            <w:r>
              <w:rPr>
                <w:sz w:val="19"/>
              </w:rPr>
              <w:t>roughly 550 to 700 bytes</w:t>
            </w:r>
          </w:p>
        </w:tc>
      </w:tr>
      <w:tr w:rsidR="001A496D" w:rsidTr="001A496D" w14:paraId="5BAB759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rsidR="001A496D" w:rsidRDefault="00000000" w14:paraId="7C9C31EB" w14:textId="77777777">
            <w:pPr>
              <w:spacing w:after="0"/>
            </w:pPr>
            <w:r>
              <w:rPr>
                <w:sz w:val="19"/>
              </w:rPr>
              <w:t>Typical claim payload</w:t>
            </w:r>
          </w:p>
        </w:tc>
        <w:tc>
          <w:tcPr>
            <w:tcW w:w="5256" w:type="dxa"/>
          </w:tcPr>
          <w:p w:rsidR="001A496D" w:rsidRDefault="00000000" w14:paraId="0F341237" w14:textId="77777777">
            <w:pPr>
              <w:spacing w:after="0"/>
              <w:cnfStyle w:val="000000010000" w:firstRow="0" w:lastRow="0" w:firstColumn="0" w:lastColumn="0" w:oddVBand="0" w:evenVBand="0" w:oddHBand="0" w:evenHBand="1" w:firstRowFirstColumn="0" w:firstRowLastColumn="0" w:lastRowFirstColumn="0" w:lastRowLastColumn="0"/>
            </w:pPr>
            <w:r>
              <w:rPr>
                <w:sz w:val="19"/>
              </w:rPr>
              <w:t>roughly 1.2 MB</w:t>
            </w:r>
          </w:p>
        </w:tc>
      </w:tr>
      <w:tr w:rsidR="001A496D" w:rsidTr="001A496D" w14:paraId="55289D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rsidR="001A496D" w:rsidRDefault="00000000" w14:paraId="5BCBD343" w14:textId="77777777">
            <w:pPr>
              <w:spacing w:after="0"/>
            </w:pPr>
            <w:r>
              <w:rPr>
                <w:sz w:val="19"/>
              </w:rPr>
              <w:t>Worst-case claim payload</w:t>
            </w:r>
          </w:p>
        </w:tc>
        <w:tc>
          <w:tcPr>
            <w:tcW w:w="5256" w:type="dxa"/>
          </w:tcPr>
          <w:p w:rsidR="001A496D" w:rsidRDefault="00000000" w14:paraId="35749944" w14:textId="77777777">
            <w:pPr>
              <w:spacing w:after="0"/>
              <w:cnfStyle w:val="000000100000" w:firstRow="0" w:lastRow="0" w:firstColumn="0" w:lastColumn="0" w:oddVBand="0" w:evenVBand="0" w:oddHBand="1" w:evenHBand="0" w:firstRowFirstColumn="0" w:firstRowLastColumn="0" w:lastRowFirstColumn="0" w:lastRowLastColumn="0"/>
            </w:pPr>
            <w:r>
              <w:rPr>
                <w:sz w:val="19"/>
              </w:rPr>
              <w:t>roughly 3.2 MB</w:t>
            </w:r>
          </w:p>
        </w:tc>
      </w:tr>
      <w:tr w:rsidR="001A496D" w:rsidTr="001A496D" w14:paraId="53579A9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rsidR="001A496D" w:rsidRDefault="00000000" w14:paraId="121E8D70" w14:textId="77777777">
            <w:pPr>
              <w:spacing w:after="0"/>
            </w:pPr>
            <w:r>
              <w:rPr>
                <w:sz w:val="19"/>
              </w:rPr>
              <w:t>Dataverse read</w:t>
            </w:r>
          </w:p>
        </w:tc>
        <w:tc>
          <w:tcPr>
            <w:tcW w:w="5256" w:type="dxa"/>
          </w:tcPr>
          <w:p w:rsidR="001A496D" w:rsidRDefault="00000000" w14:paraId="3924C99F" w14:textId="77777777">
            <w:pPr>
              <w:spacing w:after="0"/>
              <w:cnfStyle w:val="000000010000" w:firstRow="0" w:lastRow="0" w:firstColumn="0" w:lastColumn="0" w:oddVBand="0" w:evenVBand="0" w:oddHBand="0" w:evenHBand="1" w:firstRowFirstColumn="0" w:firstRowLastColumn="0" w:lastRowFirstColumn="0" w:lastRowLastColumn="0"/>
            </w:pPr>
            <w:r>
              <w:rPr>
                <w:sz w:val="19"/>
              </w:rPr>
              <w:t>1 List rows call, 1 page, 2 to 6 seconds</w:t>
            </w:r>
          </w:p>
        </w:tc>
      </w:tr>
      <w:tr w:rsidR="001A496D" w:rsidTr="001A496D" w14:paraId="47F5C7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rsidR="001A496D" w:rsidRDefault="00000000" w14:paraId="62D3B900" w14:textId="77777777">
            <w:pPr>
              <w:spacing w:after="0"/>
            </w:pPr>
            <w:r>
              <w:rPr>
                <w:sz w:val="19"/>
              </w:rPr>
              <w:t>Added flow time per claim</w:t>
            </w:r>
          </w:p>
        </w:tc>
        <w:tc>
          <w:tcPr>
            <w:tcW w:w="5256" w:type="dxa"/>
          </w:tcPr>
          <w:p w:rsidR="001A496D" w:rsidRDefault="00000000" w14:paraId="6F6D1CC6" w14:textId="77777777">
            <w:pPr>
              <w:spacing w:after="0"/>
              <w:cnfStyle w:val="000000100000" w:firstRow="0" w:lastRow="0" w:firstColumn="0" w:lastColumn="0" w:oddVBand="0" w:evenVBand="0" w:oddHBand="1" w:evenHBand="0" w:firstRowFirstColumn="0" w:firstRowLastColumn="0" w:lastRowFirstColumn="0" w:lastRowLastColumn="0"/>
            </w:pPr>
            <w:r>
              <w:rPr>
                <w:sz w:val="19"/>
              </w:rPr>
              <w:t>5 to 15 seconds</w:t>
            </w:r>
          </w:p>
        </w:tc>
      </w:tr>
    </w:tbl>
    <w:p w:rsidR="00FF4D8A" w:rsidRDefault="00FF4D8A" w14:paraId="21C2486B" w14:textId="77777777"/>
    <w:sectPr w:rsidR="00FF4D8A" w:rsidSect="00034616">
      <w:footerReference w:type="even" r:id="rId9"/>
      <w:footerReference w:type="default" r:id="rId10"/>
      <w:footerReference w:type="first" r:id="rId11"/>
      <w:pgSz w:w="12240" w:h="15840" w:orient="portrait"/>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62B9" w:rsidP="000C620D" w:rsidRDefault="005E62B9" w14:paraId="13E5328A" w14:textId="77777777">
      <w:pPr>
        <w:spacing w:after="0" w:line="240" w:lineRule="auto"/>
      </w:pPr>
      <w:r>
        <w:separator/>
      </w:r>
    </w:p>
  </w:endnote>
  <w:endnote w:type="continuationSeparator" w:id="0">
    <w:p w:rsidR="005E62B9" w:rsidP="000C620D" w:rsidRDefault="005E62B9" w14:paraId="0CD6795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C620D" w:rsidRDefault="000C620D" w14:paraId="709EEDA2" w14:textId="56D48A0E">
    <w:pPr>
      <w:pStyle w:val="Footer"/>
    </w:pPr>
    <w:r>
      <w:rPr>
        <w:noProof/>
      </w:rPr>
      <mc:AlternateContent>
        <mc:Choice Requires="wps">
          <w:drawing>
            <wp:anchor distT="0" distB="0" distL="0" distR="0" simplePos="0" relativeHeight="251659264" behindDoc="0" locked="0" layoutInCell="1" allowOverlap="1" wp14:anchorId="32C12602" wp14:editId="052C36B9">
              <wp:simplePos x="635" y="635"/>
              <wp:positionH relativeFrom="page">
                <wp:align>left</wp:align>
              </wp:positionH>
              <wp:positionV relativeFrom="page">
                <wp:align>bottom</wp:align>
              </wp:positionV>
              <wp:extent cx="1450975" cy="368935"/>
              <wp:effectExtent l="0" t="0" r="15875" b="0"/>
              <wp:wrapNone/>
              <wp:docPr id="237886819"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68935"/>
                      </a:xfrm>
                      <a:prstGeom prst="rect">
                        <a:avLst/>
                      </a:prstGeom>
                      <a:noFill/>
                      <a:ln>
                        <a:noFill/>
                      </a:ln>
                    </wps:spPr>
                    <wps:txbx>
                      <w:txbxContent>
                        <w:p w:rsidRPr="000C620D" w:rsidR="000C620D" w:rsidP="000C620D" w:rsidRDefault="000C620D" w14:paraId="779A3A75" w14:textId="72C18F50">
                          <w:pPr>
                            <w:spacing w:after="0"/>
                            <w:rPr>
                              <w:rFonts w:ascii="Aptos" w:hAnsi="Aptos" w:eastAsia="Aptos" w:cs="Aptos"/>
                              <w:noProof/>
                              <w:color w:val="000000"/>
                              <w:sz w:val="20"/>
                              <w:szCs w:val="20"/>
                            </w:rPr>
                          </w:pPr>
                          <w:r w:rsidRPr="000C620D">
                            <w:rPr>
                              <w:rFonts w:ascii="Aptos" w:hAnsi="Aptos" w:eastAsia="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C5BB46F">
            <v:shapetype id="_x0000_t202" coordsize="21600,21600" o:spt="202" path="m,l,21600r21600,l21600,xe" w14:anchorId="32C12602">
              <v:stroke joinstyle="miter"/>
              <v:path gradientshapeok="t" o:connecttype="rect"/>
            </v:shapetype>
            <v:shape id="Text Box 2" style="position:absolute;margin-left:0;margin-top:0;width:114.25pt;height:29.05pt;z-index:251659264;visibility:visible;mso-wrap-style:none;mso-wrap-distance-left:0;mso-wrap-distance-top:0;mso-wrap-distance-right:0;mso-wrap-distance-bottom:0;mso-position-horizontal:left;mso-position-horizontal-relative:page;mso-position-vertical:bottom;mso-position-vertical-relative:page;v-text-anchor:bottom" alt="Internal - General Us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">
              <v:textbox style="mso-fit-shape-to-text:t" inset="20pt,0,0,15pt">
                <w:txbxContent>
                  <w:p w:rsidRPr="000C620D" w:rsidR="000C620D" w:rsidP="000C620D" w:rsidRDefault="000C620D" w14:paraId="66FA886F" w14:textId="72C18F50">
                    <w:pPr>
                      <w:spacing w:after="0"/>
                      <w:rPr>
                        <w:rFonts w:ascii="Aptos" w:hAnsi="Aptos" w:eastAsia="Aptos" w:cs="Aptos"/>
                        <w:noProof/>
                        <w:color w:val="000000"/>
                        <w:sz w:val="20"/>
                        <w:szCs w:val="20"/>
                      </w:rPr>
                    </w:pPr>
                    <w:r w:rsidRPr="000C620D">
                      <w:rPr>
                        <w:rFonts w:ascii="Aptos" w:hAnsi="Aptos" w:eastAsia="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C620D" w:rsidRDefault="000C620D" w14:paraId="111C167E" w14:textId="7741A3EE">
    <w:pPr>
      <w:pStyle w:val="Footer"/>
    </w:pPr>
    <w:r>
      <w:rPr>
        <w:noProof/>
      </w:rPr>
      <mc:AlternateContent>
        <mc:Choice Requires="wps">
          <w:drawing>
            <wp:anchor distT="0" distB="0" distL="0" distR="0" simplePos="0" relativeHeight="251660288" behindDoc="0" locked="0" layoutInCell="1" allowOverlap="1" wp14:anchorId="2C3AEB68" wp14:editId="73DD36D6">
              <wp:simplePos x="552450" y="9436100"/>
              <wp:positionH relativeFrom="page">
                <wp:align>left</wp:align>
              </wp:positionH>
              <wp:positionV relativeFrom="page">
                <wp:align>bottom</wp:align>
              </wp:positionV>
              <wp:extent cx="1450975" cy="368935"/>
              <wp:effectExtent l="0" t="0" r="15875" b="0"/>
              <wp:wrapNone/>
              <wp:docPr id="1056708332"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68935"/>
                      </a:xfrm>
                      <a:prstGeom prst="rect">
                        <a:avLst/>
                      </a:prstGeom>
                      <a:noFill/>
                      <a:ln>
                        <a:noFill/>
                      </a:ln>
                    </wps:spPr>
                    <wps:txbx>
                      <w:txbxContent>
                        <w:p w:rsidRPr="000C620D" w:rsidR="000C620D" w:rsidP="000C620D" w:rsidRDefault="000C620D" w14:paraId="45C5982C" w14:textId="486B9EA9">
                          <w:pPr>
                            <w:spacing w:after="0"/>
                            <w:rPr>
                              <w:rFonts w:ascii="Aptos" w:hAnsi="Aptos" w:eastAsia="Aptos" w:cs="Aptos"/>
                              <w:noProof/>
                              <w:color w:val="000000"/>
                              <w:sz w:val="20"/>
                              <w:szCs w:val="20"/>
                            </w:rPr>
                          </w:pPr>
                          <w:r w:rsidRPr="000C620D">
                            <w:rPr>
                              <w:rFonts w:ascii="Aptos" w:hAnsi="Aptos" w:eastAsia="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B802DEB">
            <v:shapetype id="_x0000_t202" coordsize="21600,21600" o:spt="202" path="m,l,21600r21600,l21600,xe" w14:anchorId="2C3AEB68">
              <v:stroke joinstyle="miter"/>
              <v:path gradientshapeok="t" o:connecttype="rect"/>
            </v:shapetype>
            <v:shape id="Text Box 3" style="position:absolute;margin-left:0;margin-top:0;width:114.25pt;height:29.05pt;z-index:251660288;visibility:visible;mso-wrap-style:none;mso-wrap-distance-left:0;mso-wrap-distance-top:0;mso-wrap-distance-right:0;mso-wrap-distance-bottom:0;mso-position-horizontal:left;mso-position-horizontal-relative:page;mso-position-vertical:bottom;mso-position-vertical-relative:page;v-text-anchor:bottom" alt="Internal - General Us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">
              <v:textbox style="mso-fit-shape-to-text:t" inset="20pt,0,0,15pt">
                <w:txbxContent>
                  <w:p w:rsidRPr="000C620D" w:rsidR="000C620D" w:rsidP="000C620D" w:rsidRDefault="000C620D" w14:paraId="510E50E7" w14:textId="486B9EA9">
                    <w:pPr>
                      <w:spacing w:after="0"/>
                      <w:rPr>
                        <w:rFonts w:ascii="Aptos" w:hAnsi="Aptos" w:eastAsia="Aptos" w:cs="Aptos"/>
                        <w:noProof/>
                        <w:color w:val="000000"/>
                        <w:sz w:val="20"/>
                        <w:szCs w:val="20"/>
                      </w:rPr>
                    </w:pPr>
                    <w:r w:rsidRPr="000C620D">
                      <w:rPr>
                        <w:rFonts w:ascii="Aptos" w:hAnsi="Aptos" w:eastAsia="Aptos" w:cs="Aptos"/>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C620D" w:rsidRDefault="000C620D" w14:paraId="4CE2EE1C" w14:textId="5E247941">
    <w:pPr>
      <w:pStyle w:val="Footer"/>
    </w:pPr>
    <w:r>
      <w:rPr>
        <w:noProof/>
      </w:rPr>
      <mc:AlternateContent>
        <mc:Choice Requires="wps">
          <w:drawing>
            <wp:anchor distT="0" distB="0" distL="0" distR="0" simplePos="0" relativeHeight="251658240" behindDoc="0" locked="0" layoutInCell="1" allowOverlap="1" wp14:anchorId="384CA51B" wp14:editId="539E292C">
              <wp:simplePos x="635" y="635"/>
              <wp:positionH relativeFrom="page">
                <wp:align>left</wp:align>
              </wp:positionH>
              <wp:positionV relativeFrom="page">
                <wp:align>bottom</wp:align>
              </wp:positionV>
              <wp:extent cx="1450975" cy="368935"/>
              <wp:effectExtent l="0" t="0" r="15875" b="0"/>
              <wp:wrapNone/>
              <wp:docPr id="501522674"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68935"/>
                      </a:xfrm>
                      <a:prstGeom prst="rect">
                        <a:avLst/>
                      </a:prstGeom>
                      <a:noFill/>
                      <a:ln>
                        <a:noFill/>
                      </a:ln>
                    </wps:spPr>
                    <wps:txbx>
                      <w:txbxContent>
                        <w:p w:rsidRPr="000C620D" w:rsidR="000C620D" w:rsidP="000C620D" w:rsidRDefault="000C620D" w14:paraId="2E15ACBA" w14:textId="10902D8C">
                          <w:pPr>
                            <w:spacing w:after="0"/>
                            <w:rPr>
                              <w:rFonts w:ascii="Aptos" w:hAnsi="Aptos" w:eastAsia="Aptos" w:cs="Aptos"/>
                              <w:noProof/>
                              <w:color w:val="000000"/>
                              <w:sz w:val="20"/>
                              <w:szCs w:val="20"/>
                            </w:rPr>
                          </w:pPr>
                          <w:r w:rsidRPr="000C620D">
                            <w:rPr>
                              <w:rFonts w:ascii="Aptos" w:hAnsi="Aptos" w:eastAsia="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8765D89">
            <v:shapetype id="_x0000_t202" coordsize="21600,21600" o:spt="202" path="m,l,21600r21600,l21600,xe" w14:anchorId="384CA51B">
              <v:stroke joinstyle="miter"/>
              <v:path gradientshapeok="t" o:connecttype="rect"/>
            </v:shapetype>
            <v:shape id="Text Box 1" style="position:absolute;margin-left:0;margin-top:0;width:114.25pt;height:29.05pt;z-index:251658240;visibility:visible;mso-wrap-style:none;mso-wrap-distance-left:0;mso-wrap-distance-top:0;mso-wrap-distance-right:0;mso-wrap-distance-bottom:0;mso-position-horizontal:left;mso-position-horizontal-relative:page;mso-position-vertical:bottom;mso-position-vertical-relative:page;v-text-anchor:bottom" alt="Internal - General Use"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">
              <v:textbox style="mso-fit-shape-to-text:t" inset="20pt,0,0,15pt">
                <w:txbxContent>
                  <w:p w:rsidRPr="000C620D" w:rsidR="000C620D" w:rsidP="000C620D" w:rsidRDefault="000C620D" w14:paraId="10EE11C6" w14:textId="10902D8C">
                    <w:pPr>
                      <w:spacing w:after="0"/>
                      <w:rPr>
                        <w:rFonts w:ascii="Aptos" w:hAnsi="Aptos" w:eastAsia="Aptos" w:cs="Aptos"/>
                        <w:noProof/>
                        <w:color w:val="000000"/>
                        <w:sz w:val="20"/>
                        <w:szCs w:val="20"/>
                      </w:rPr>
                    </w:pPr>
                    <w:r w:rsidRPr="000C620D">
                      <w:rPr>
                        <w:rFonts w:ascii="Aptos" w:hAnsi="Aptos" w:eastAsia="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62B9" w:rsidP="000C620D" w:rsidRDefault="005E62B9" w14:paraId="1A129DF8" w14:textId="77777777">
      <w:pPr>
        <w:spacing w:after="0" w:line="240" w:lineRule="auto"/>
      </w:pPr>
      <w:r>
        <w:separator/>
      </w:r>
    </w:p>
  </w:footnote>
  <w:footnote w:type="continuationSeparator" w:id="0">
    <w:p w:rsidR="005E62B9" w:rsidP="000C620D" w:rsidRDefault="005E62B9" w14:paraId="3CEA7CD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64299461">
    <w:abstractNumId w:val="8"/>
  </w:num>
  <w:num w:numId="2" w16cid:durableId="1401711601">
    <w:abstractNumId w:val="6"/>
  </w:num>
  <w:num w:numId="3" w16cid:durableId="399908646">
    <w:abstractNumId w:val="5"/>
  </w:num>
  <w:num w:numId="4" w16cid:durableId="1785416108">
    <w:abstractNumId w:val="4"/>
  </w:num>
  <w:num w:numId="5" w16cid:durableId="1670982336">
    <w:abstractNumId w:val="7"/>
  </w:num>
  <w:num w:numId="6" w16cid:durableId="2118016216">
    <w:abstractNumId w:val="3"/>
  </w:num>
  <w:num w:numId="7" w16cid:durableId="1364091192">
    <w:abstractNumId w:val="2"/>
  </w:num>
  <w:num w:numId="8" w16cid:durableId="691077842">
    <w:abstractNumId w:val="1"/>
  </w:num>
  <w:num w:numId="9" w16cid:durableId="15093268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waith  K P">
    <w15:presenceInfo w15:providerId="AD" w15:userId="S::AD20469555@wipro.com::04aee875-368b-4428-82bc-ac636d790f6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3B6"/>
    <w:rsid w:val="0006063C"/>
    <w:rsid w:val="000C620D"/>
    <w:rsid w:val="0015074B"/>
    <w:rsid w:val="001A496D"/>
    <w:rsid w:val="0029639D"/>
    <w:rsid w:val="00320ED4"/>
    <w:rsid w:val="00326F90"/>
    <w:rsid w:val="00396933"/>
    <w:rsid w:val="00547B4A"/>
    <w:rsid w:val="005E5FDB"/>
    <w:rsid w:val="005E62B9"/>
    <w:rsid w:val="005F6FA4"/>
    <w:rsid w:val="0076511D"/>
    <w:rsid w:val="007F4545"/>
    <w:rsid w:val="009343FA"/>
    <w:rsid w:val="009527C2"/>
    <w:rsid w:val="00990F58"/>
    <w:rsid w:val="009C0A18"/>
    <w:rsid w:val="00A00AD5"/>
    <w:rsid w:val="00AA1D8D"/>
    <w:rsid w:val="00B47730"/>
    <w:rsid w:val="00B53764"/>
    <w:rsid w:val="00B87C5B"/>
    <w:rsid w:val="00C17BD9"/>
    <w:rsid w:val="00C91F5F"/>
    <w:rsid w:val="00CB0664"/>
    <w:rsid w:val="00D938A0"/>
    <w:rsid w:val="00F80C6E"/>
    <w:rsid w:val="00FA7F84"/>
    <w:rsid w:val="00FC693F"/>
    <w:rsid w:val="00FF4D8A"/>
    <w:rsid w:val="1B90E429"/>
    <w:rsid w:val="5B1136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FFA43"/>
  <w14:defaultImageDpi w14:val="300"/>
  <w15:docId w15:val="{284AC6D1-AD3F-48C5-BA7F-014226B078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6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F4545"/>
    <w:rPr>
      <w:color w:val="0000FF" w:themeColor="hyperlink"/>
      <w:u w:val="single"/>
    </w:rPr>
  </w:style>
  <w:style w:type="character" w:styleId="UnresolvedMention">
    <w:name w:val="Unresolved Mention"/>
    <w:basedOn w:val="DefaultParagraphFont"/>
    <w:uiPriority w:val="99"/>
    <w:semiHidden/>
    <w:unhideWhenUsed/>
    <w:rsid w:val="007F4545"/>
    <w:rPr>
      <w:color w:val="605E5C"/>
      <w:shd w:val="clear" w:color="auto" w:fill="E1DFDD"/>
    </w:rPr>
  </w:style>
  <w:style w:type="paragraph" w:styleId="Revision">
    <w:name w:val="Revision"/>
    <w:hidden/>
    <w:uiPriority w:val="99"/>
    <w:semiHidden/>
    <w:rsid w:val="00FA7F84"/>
    <w:pPr>
      <w:spacing w:after="0" w:line="240" w:lineRule="auto"/>
    </w:pPr>
    <w:rPr>
      <w:rFonts w:ascii="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yperlink" Target="https://apps.wcclg.com/dealers/api/v1/insertLspClaims.php" TargetMode="External" Id="rId8" /><Relationship Type="http://schemas.microsoft.com/office/2011/relationships/people" Target="peop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3.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13</revision>
  <dcterms:created xsi:type="dcterms:W3CDTF">2013-12-23T23:15:00.0000000Z</dcterms:created>
  <dcterms:modified xsi:type="dcterms:W3CDTF">2026-08-24T08:52:28.5088741Z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1de4a0f2,e2ddd63,3efc16ec</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2026-08-19T10:33:20Z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9fb28726-ba81-4e40-8e15-37d62b0887b1</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ies>
</file>